
<file path=[Content_Types].xml><?xml version="1.0" encoding="utf-8"?>
<Types xmlns="http://schemas.openxmlformats.org/package/2006/content-types">
  <Default Extension="xml" ContentType="application/xml"/>
  <Default Extension="jpeg" ContentType="image/jpeg"/>
  <Default Extension="bin" ContentType="application/vnd.openxmlformats-officedocument.oleObject"/>
  <Default Extension="png" ContentType="image/png"/>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ded.xml" ContentType="application/vnd.openxmlformats-officedocument.wordprocessingml.commentsExtended+xml"/>
  <Override PartName="/word/commentsIds.xml" ContentType="application/vnd.openxmlformats-officedocument.wordprocessingml.commentsId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F7B17E0" w14:textId="0830F9AD" w:rsidR="005779F3" w:rsidRDefault="00EF7DEC" w:rsidP="00500B76">
      <w:pPr>
        <w:pStyle w:val="Title"/>
        <w:jc w:val="center"/>
        <w:rPr>
          <w:rStyle w:val="Emphasis"/>
          <w:rFonts w:ascii="Arial" w:hAnsi="Arial" w:cs="Arial"/>
          <w:b/>
          <w:color w:val="auto"/>
          <w:sz w:val="32"/>
          <w:szCs w:val="32"/>
        </w:rPr>
      </w:pPr>
      <w:ins w:id="0" w:author="Karunesh Ganguly" w:date="2018-11-07T17:42:00Z">
        <w:r>
          <w:rPr>
            <w:rStyle w:val="Emphasis"/>
            <w:rFonts w:ascii="Arial" w:hAnsi="Arial" w:cs="Arial"/>
            <w:b/>
            <w:color w:val="auto"/>
            <w:sz w:val="32"/>
            <w:szCs w:val="32"/>
          </w:rPr>
          <w:t xml:space="preserve"> </w:t>
        </w:r>
      </w:ins>
      <w:r w:rsidR="00020A4E" w:rsidRPr="004150A1">
        <w:rPr>
          <w:rStyle w:val="Emphasis"/>
          <w:rFonts w:ascii="Arial" w:hAnsi="Arial" w:cs="Arial"/>
          <w:b/>
          <w:color w:val="auto"/>
          <w:sz w:val="32"/>
          <w:szCs w:val="32"/>
        </w:rPr>
        <w:t>Spindles</w:t>
      </w:r>
      <w:r w:rsidR="005779F3">
        <w:rPr>
          <w:rStyle w:val="Emphasis"/>
          <w:rFonts w:ascii="Arial" w:hAnsi="Arial" w:cs="Arial"/>
          <w:b/>
          <w:color w:val="auto"/>
          <w:sz w:val="32"/>
          <w:szCs w:val="32"/>
        </w:rPr>
        <w:t>,</w:t>
      </w:r>
      <w:r w:rsidR="00131D97">
        <w:rPr>
          <w:rStyle w:val="Emphasis"/>
          <w:rFonts w:ascii="Arial" w:hAnsi="Arial" w:cs="Arial"/>
          <w:b/>
          <w:color w:val="auto"/>
          <w:sz w:val="32"/>
          <w:szCs w:val="32"/>
        </w:rPr>
        <w:t xml:space="preserve"> Slow Oscillations,</w:t>
      </w:r>
      <w:r w:rsidR="005779F3">
        <w:rPr>
          <w:rStyle w:val="Emphasis"/>
          <w:rFonts w:ascii="Arial" w:hAnsi="Arial" w:cs="Arial"/>
          <w:b/>
          <w:color w:val="auto"/>
          <w:sz w:val="32"/>
          <w:szCs w:val="32"/>
        </w:rPr>
        <w:t xml:space="preserve"> and their</w:t>
      </w:r>
      <w:r w:rsidR="00020A4E" w:rsidRPr="004150A1">
        <w:rPr>
          <w:rStyle w:val="Emphasis"/>
          <w:rFonts w:ascii="Arial" w:hAnsi="Arial" w:cs="Arial"/>
          <w:b/>
          <w:color w:val="auto"/>
          <w:sz w:val="32"/>
          <w:szCs w:val="32"/>
        </w:rPr>
        <w:t xml:space="preserve"> </w:t>
      </w:r>
      <w:r w:rsidR="006D6F30">
        <w:rPr>
          <w:rStyle w:val="Emphasis"/>
          <w:rFonts w:ascii="Arial" w:hAnsi="Arial" w:cs="Arial"/>
          <w:b/>
          <w:color w:val="auto"/>
          <w:sz w:val="32"/>
          <w:szCs w:val="32"/>
        </w:rPr>
        <w:t>Interact</w:t>
      </w:r>
      <w:r w:rsidR="005779F3">
        <w:rPr>
          <w:rStyle w:val="Emphasis"/>
          <w:rFonts w:ascii="Arial" w:hAnsi="Arial" w:cs="Arial"/>
          <w:b/>
          <w:color w:val="auto"/>
          <w:sz w:val="32"/>
          <w:szCs w:val="32"/>
        </w:rPr>
        <w:t>ion</w:t>
      </w:r>
    </w:p>
    <w:p w14:paraId="4AEFF0BA" w14:textId="0D3068EC" w:rsidR="00B933AB" w:rsidRPr="004150A1" w:rsidRDefault="005779F3" w:rsidP="00500B76">
      <w:pPr>
        <w:pStyle w:val="Title"/>
        <w:jc w:val="center"/>
        <w:rPr>
          <w:rFonts w:ascii="Arial" w:hAnsi="Arial" w:cs="Arial"/>
          <w:b/>
          <w:i/>
          <w:color w:val="auto"/>
          <w:sz w:val="32"/>
          <w:szCs w:val="32"/>
        </w:rPr>
      </w:pPr>
      <w:r>
        <w:rPr>
          <w:rStyle w:val="Emphasis"/>
          <w:rFonts w:ascii="Arial" w:hAnsi="Arial" w:cs="Arial"/>
          <w:b/>
          <w:color w:val="auto"/>
          <w:sz w:val="32"/>
          <w:szCs w:val="32"/>
        </w:rPr>
        <w:t>Modify</w:t>
      </w:r>
      <w:r w:rsidR="00B933AB" w:rsidRPr="004150A1">
        <w:rPr>
          <w:rStyle w:val="Emphasis"/>
          <w:rFonts w:ascii="Arial" w:hAnsi="Arial" w:cs="Arial"/>
          <w:b/>
          <w:color w:val="auto"/>
          <w:sz w:val="32"/>
          <w:szCs w:val="32"/>
        </w:rPr>
        <w:t xml:space="preserve"> Spike Correla</w:t>
      </w:r>
      <w:r w:rsidR="00B933AB" w:rsidRPr="004150A1">
        <w:rPr>
          <w:rFonts w:ascii="Arial" w:hAnsi="Arial" w:cs="Arial"/>
          <w:b/>
          <w:i/>
          <w:color w:val="auto"/>
          <w:sz w:val="32"/>
          <w:szCs w:val="32"/>
        </w:rPr>
        <w:t>tions</w:t>
      </w:r>
    </w:p>
    <w:p w14:paraId="2E57F1FB" w14:textId="77777777" w:rsidR="0017190C" w:rsidRPr="0017190C" w:rsidRDefault="0017190C" w:rsidP="0009477C">
      <w:pPr>
        <w:pStyle w:val="ListParagraph"/>
        <w:jc w:val="center"/>
      </w:pPr>
    </w:p>
    <w:p w14:paraId="07186642" w14:textId="419D1740" w:rsidR="003F62B3" w:rsidRDefault="0017190C" w:rsidP="0009477C">
      <w:pPr>
        <w:jc w:val="center"/>
      </w:pPr>
      <w:r>
        <w:t xml:space="preserve">Daniel </w:t>
      </w:r>
      <w:r w:rsidR="0082194D">
        <w:t xml:space="preserve">B. </w:t>
      </w:r>
      <w:r>
        <w:t>Silversmith</w:t>
      </w:r>
      <w:r w:rsidRPr="00CF1F4D">
        <w:rPr>
          <w:vertAlign w:val="superscript"/>
        </w:rPr>
        <w:t xml:space="preserve"> 1,2</w:t>
      </w:r>
      <w:r>
        <w:rPr>
          <w:vertAlign w:val="superscript"/>
        </w:rPr>
        <w:t>,3</w:t>
      </w:r>
      <w:r w:rsidRPr="00CF1F4D">
        <w:t xml:space="preserve">, </w:t>
      </w:r>
      <w:r>
        <w:t>Stefan Lemke</w:t>
      </w:r>
      <w:r>
        <w:rPr>
          <w:vertAlign w:val="superscript"/>
        </w:rPr>
        <w:t>2,3</w:t>
      </w:r>
      <w:r w:rsidRPr="00CF1F4D">
        <w:t xml:space="preserve">, </w:t>
      </w:r>
      <w:r>
        <w:t>Daniel Egert</w:t>
      </w:r>
      <w:r w:rsidR="003F62B3" w:rsidRPr="003F62B3">
        <w:rPr>
          <w:vertAlign w:val="superscript"/>
        </w:rPr>
        <w:t>3</w:t>
      </w:r>
      <w:r>
        <w:t>,</w:t>
      </w:r>
    </w:p>
    <w:p w14:paraId="5692BC45" w14:textId="1CB1C708" w:rsidR="0017190C" w:rsidRPr="006A1B1F" w:rsidRDefault="0017190C" w:rsidP="0009477C">
      <w:pPr>
        <w:jc w:val="center"/>
      </w:pPr>
      <w:r>
        <w:t>Josh</w:t>
      </w:r>
      <w:r w:rsidR="003F62B3">
        <w:t>ua D.</w:t>
      </w:r>
      <w:r>
        <w:t xml:space="preserve"> Berke</w:t>
      </w:r>
      <w:r w:rsidR="003F62B3">
        <w:rPr>
          <w:vertAlign w:val="superscript"/>
        </w:rPr>
        <w:t>1,3</w:t>
      </w:r>
      <w:r w:rsidRPr="00CF1F4D">
        <w:t>, Karunesh Ganguly</w:t>
      </w:r>
      <w:r w:rsidRPr="00CF1F4D">
        <w:rPr>
          <w:vertAlign w:val="superscript"/>
        </w:rPr>
        <w:t>1,2</w:t>
      </w:r>
      <w:r>
        <w:rPr>
          <w:vertAlign w:val="superscript"/>
        </w:rPr>
        <w:t>,3</w:t>
      </w:r>
    </w:p>
    <w:p w14:paraId="564D89CB" w14:textId="77777777" w:rsidR="0017190C" w:rsidRPr="00CF1F4D" w:rsidRDefault="0017190C" w:rsidP="00AE6898"/>
    <w:p w14:paraId="1BDD8DDD" w14:textId="04C246BD" w:rsidR="0017190C" w:rsidRPr="006A1B1F" w:rsidRDefault="00002611" w:rsidP="00AE6898">
      <w:pPr>
        <w:pStyle w:val="ListParagraph"/>
        <w:numPr>
          <w:ilvl w:val="0"/>
          <w:numId w:val="10"/>
        </w:numPr>
      </w:pPr>
      <w:r>
        <w:t xml:space="preserve">Graduate Program in </w:t>
      </w:r>
      <w:r w:rsidR="0017190C" w:rsidRPr="006A1B1F">
        <w:t>Bioengineering, University of California, Berkeley &amp; University of California, San Francisco</w:t>
      </w:r>
    </w:p>
    <w:p w14:paraId="77AC0BB5" w14:textId="5AFC4B31" w:rsidR="0017190C" w:rsidRPr="006A1B1F" w:rsidRDefault="0017190C" w:rsidP="00AE6898">
      <w:pPr>
        <w:pStyle w:val="ListParagraph"/>
        <w:numPr>
          <w:ilvl w:val="0"/>
          <w:numId w:val="10"/>
        </w:numPr>
      </w:pPr>
      <w:bookmarkStart w:id="1" w:name="OLE_LINK3"/>
      <w:bookmarkStart w:id="2" w:name="OLE_LINK6"/>
      <w:r w:rsidRPr="006A1B1F">
        <w:t xml:space="preserve">Neurology &amp; Rehabilitation Service, San Francisco VA Medical Center </w:t>
      </w:r>
    </w:p>
    <w:p w14:paraId="1E4A0C3A" w14:textId="4AE0B6CB" w:rsidR="0017190C" w:rsidRPr="006A1B1F" w:rsidRDefault="0017190C" w:rsidP="00AE6898">
      <w:pPr>
        <w:pStyle w:val="ListParagraph"/>
        <w:numPr>
          <w:ilvl w:val="0"/>
          <w:numId w:val="10"/>
        </w:numPr>
      </w:pPr>
      <w:r w:rsidRPr="006A1B1F">
        <w:t>Department of Neurology, University of California, San Francisco</w:t>
      </w:r>
      <w:bookmarkEnd w:id="1"/>
      <w:bookmarkEnd w:id="2"/>
    </w:p>
    <w:p w14:paraId="29D16C94" w14:textId="241CC25F" w:rsidR="0017190C" w:rsidRDefault="0017190C" w:rsidP="00AE6898"/>
    <w:p w14:paraId="1B43C9EF" w14:textId="4EE2D4E5" w:rsidR="00002611" w:rsidRPr="00CF1F4D" w:rsidRDefault="00002611" w:rsidP="00233C5A">
      <w:pPr>
        <w:jc w:val="center"/>
      </w:pPr>
      <w:r w:rsidRPr="00CF1F4D">
        <w:t xml:space="preserve">Corresponding author: </w:t>
      </w:r>
      <w:hyperlink r:id="rId9" w:history="1">
        <w:r w:rsidRPr="00CF1F4D">
          <w:rPr>
            <w:rStyle w:val="Hyperlink"/>
          </w:rPr>
          <w:t>karunesh.ganguly@ucsf.edu</w:t>
        </w:r>
      </w:hyperlink>
    </w:p>
    <w:p w14:paraId="6F951578" w14:textId="3F488680" w:rsidR="001F794A" w:rsidRDefault="001F794A" w:rsidP="00AE6898"/>
    <w:p w14:paraId="5C5CB66A" w14:textId="57871211" w:rsidR="00967C2A" w:rsidRDefault="00967C2A" w:rsidP="00AE6898"/>
    <w:p w14:paraId="73CCFDB9" w14:textId="77777777" w:rsidR="002A3DBD" w:rsidRDefault="002A3DBD" w:rsidP="00AE6898"/>
    <w:p w14:paraId="5975159B" w14:textId="77777777" w:rsidR="0017190C" w:rsidRDefault="0017190C" w:rsidP="00AE6898"/>
    <w:p w14:paraId="02867AAD" w14:textId="443529AE" w:rsidR="00EC0842" w:rsidRDefault="000605F1" w:rsidP="00AE6898">
      <w:pPr>
        <w:pStyle w:val="SectionHeading"/>
      </w:pPr>
      <w:r w:rsidRPr="000C2E81">
        <w:t xml:space="preserve">Abstract </w:t>
      </w:r>
    </w:p>
    <w:p w14:paraId="0D266A5D" w14:textId="5DCC3EAF" w:rsidR="00EC0842" w:rsidRDefault="007624DF" w:rsidP="00AE6898">
      <w:r>
        <w:t>Spindles and s</w:t>
      </w:r>
      <w:r w:rsidR="00EC0842">
        <w:t>low oscillations (</w:t>
      </w:r>
      <w:r w:rsidR="00451563">
        <w:t>SO</w:t>
      </w:r>
      <w:r w:rsidR="00EC0842">
        <w:t xml:space="preserve">) </w:t>
      </w:r>
      <w:r>
        <w:t xml:space="preserve">both </w:t>
      </w:r>
      <w:r w:rsidR="00D551D8">
        <w:t xml:space="preserve">appear to </w:t>
      </w:r>
      <w:r w:rsidR="00DF1B1C" w:rsidRPr="00FE3A9F">
        <w:t xml:space="preserve">play an important role in </w:t>
      </w:r>
      <w:r w:rsidR="00D551D8">
        <w:t xml:space="preserve">memory </w:t>
      </w:r>
      <w:r w:rsidR="00603C14">
        <w:t>consolidation</w:t>
      </w:r>
      <w:r w:rsidR="00DF1B1C" w:rsidRPr="00FE3A9F">
        <w:t>.</w:t>
      </w:r>
      <w:r w:rsidR="00EC0842">
        <w:t xml:space="preserve"> </w:t>
      </w:r>
      <w:r w:rsidR="00A73273">
        <w:t>S</w:t>
      </w:r>
      <w:r w:rsidR="00EC0842">
        <w:t xml:space="preserve">pindle and SO “nesting”, or </w:t>
      </w:r>
      <w:r w:rsidR="00C7392E">
        <w:t xml:space="preserve">the </w:t>
      </w:r>
      <w:r w:rsidR="00EC0842">
        <w:t xml:space="preserve">temporal </w:t>
      </w:r>
      <w:r>
        <w:t xml:space="preserve">overlap </w:t>
      </w:r>
      <w:r w:rsidR="00EC0842">
        <w:t>between the two</w:t>
      </w:r>
      <w:r>
        <w:t xml:space="preserve"> events</w:t>
      </w:r>
      <w:r w:rsidR="00EC0842">
        <w:t>, is believed to drive consolidation</w:t>
      </w:r>
      <w:r w:rsidR="00D551D8">
        <w:t xml:space="preserve">. </w:t>
      </w:r>
      <w:r w:rsidR="00DF1B1C" w:rsidRPr="00FE3A9F">
        <w:t xml:space="preserve">However, the </w:t>
      </w:r>
      <w:r w:rsidR="006A1B1F">
        <w:t xml:space="preserve">neurophysiological </w:t>
      </w:r>
      <w:r>
        <w:t xml:space="preserve">processes modified by </w:t>
      </w:r>
      <w:r w:rsidR="00D551D8">
        <w:t>ne</w:t>
      </w:r>
      <w:r>
        <w:t xml:space="preserve">sting </w:t>
      </w:r>
      <w:r w:rsidR="00DF1B1C" w:rsidRPr="00FE3A9F">
        <w:t>remain</w:t>
      </w:r>
      <w:r w:rsidR="00EC0842">
        <w:t>s</w:t>
      </w:r>
      <w:r w:rsidR="00DF1B1C" w:rsidRPr="00FE3A9F">
        <w:t xml:space="preserve"> </w:t>
      </w:r>
      <w:r w:rsidR="00EC0842">
        <w:t>poorly understood</w:t>
      </w:r>
      <w:r w:rsidR="00DF1B1C" w:rsidRPr="00FE3A9F">
        <w:t>.</w:t>
      </w:r>
      <w:r w:rsidR="00D551D8">
        <w:t xml:space="preserve"> </w:t>
      </w:r>
      <w:r w:rsidR="00EC0842">
        <w:t xml:space="preserve">We </w:t>
      </w:r>
      <w:r w:rsidR="00B121B7">
        <w:t xml:space="preserve">thus </w:t>
      </w:r>
      <w:r w:rsidR="00DF1B1C" w:rsidRPr="00FE3A9F">
        <w:t xml:space="preserve">recorded activity from </w:t>
      </w:r>
      <w:r w:rsidR="00E13119">
        <w:t xml:space="preserve">the </w:t>
      </w:r>
      <w:r w:rsidR="00DF1B1C" w:rsidRPr="00FE3A9F">
        <w:t>primary motor cortex</w:t>
      </w:r>
      <w:r w:rsidR="00BB03F3">
        <w:t xml:space="preserve"> (M1)</w:t>
      </w:r>
      <w:r w:rsidR="00DF1B1C" w:rsidRPr="00FE3A9F">
        <w:t xml:space="preserve"> </w:t>
      </w:r>
      <w:r w:rsidR="00C7124A">
        <w:t>of</w:t>
      </w:r>
      <w:r w:rsidR="00DF5EF1">
        <w:t xml:space="preserve"> </w:t>
      </w:r>
      <w:r w:rsidR="00EB521D" w:rsidRPr="00FE3A9F">
        <w:t xml:space="preserve">sleeping </w:t>
      </w:r>
      <w:r w:rsidR="00DF1B1C" w:rsidRPr="00FE3A9F">
        <w:t>rats</w:t>
      </w:r>
      <w:r>
        <w:t xml:space="preserve"> to analyze</w:t>
      </w:r>
      <w:r w:rsidR="00EC0842">
        <w:t xml:space="preserve"> how </w:t>
      </w:r>
      <w:r w:rsidR="00E13119">
        <w:t xml:space="preserve">SO and spindles interact to </w:t>
      </w:r>
      <w:r w:rsidR="00EC0842">
        <w:t xml:space="preserve">modulate the correlation structure of neural firing. </w:t>
      </w:r>
      <w:r w:rsidR="00CC1A8E">
        <w:t>During all spindles</w:t>
      </w:r>
      <w:r w:rsidR="00EC0842">
        <w:t xml:space="preserve">, </w:t>
      </w:r>
      <w:r w:rsidR="00BB03F3">
        <w:t xml:space="preserve">M1 </w:t>
      </w:r>
      <w:r w:rsidR="00EC0842">
        <w:t>n</w:t>
      </w:r>
      <w:r w:rsidR="006E3108">
        <w:t>eurons</w:t>
      </w:r>
      <w:r w:rsidR="00DF1B1C" w:rsidRPr="00FE3A9F">
        <w:t xml:space="preserve"> </w:t>
      </w:r>
      <w:r w:rsidR="006E3108">
        <w:t>fire</w:t>
      </w:r>
      <w:r w:rsidR="00EC0842">
        <w:t>d</w:t>
      </w:r>
      <w:r w:rsidR="00DF1B1C" w:rsidRPr="00FE3A9F">
        <w:t xml:space="preserve"> at a preferred phase</w:t>
      </w:r>
      <w:r w:rsidR="003C1B25">
        <w:t>, with</w:t>
      </w:r>
      <w:r w:rsidR="008C22EC" w:rsidRPr="00FE3A9F">
        <w:t xml:space="preserve"> </w:t>
      </w:r>
      <w:r w:rsidR="00D551D8">
        <w:t xml:space="preserve">neural </w:t>
      </w:r>
      <w:r w:rsidR="008C22EC" w:rsidRPr="00FE3A9F">
        <w:t xml:space="preserve">pairs </w:t>
      </w:r>
      <w:r w:rsidR="00B121B7">
        <w:t xml:space="preserve">demonstrating </w:t>
      </w:r>
      <w:r w:rsidR="008C22EC" w:rsidRPr="00FE3A9F">
        <w:t>greater</w:t>
      </w:r>
      <w:r w:rsidR="00DF1B1C" w:rsidRPr="00FE3A9F">
        <w:t xml:space="preserve"> </w:t>
      </w:r>
      <w:r w:rsidR="00CD79CC" w:rsidRPr="00FE3A9F">
        <w:t xml:space="preserve">synchrony </w:t>
      </w:r>
      <w:r w:rsidR="00E77309" w:rsidRPr="00FE3A9F">
        <w:t>during spindle</w:t>
      </w:r>
      <w:r w:rsidR="00E460FC">
        <w:t xml:space="preserve"> peaks</w:t>
      </w:r>
      <w:r w:rsidR="00173348" w:rsidRPr="00FE3A9F">
        <w:t xml:space="preserve">. </w:t>
      </w:r>
      <w:r w:rsidR="003C1B25">
        <w:t xml:space="preserve">Interestingly, we found a direct relationship between the </w:t>
      </w:r>
      <w:r>
        <w:t xml:space="preserve">temporal </w:t>
      </w:r>
      <w:r w:rsidR="00E15481">
        <w:t>proximity between SO and spindles,</w:t>
      </w:r>
      <w:r w:rsidR="00311C09">
        <w:t xml:space="preserve"> </w:t>
      </w:r>
      <w:r w:rsidR="003C1B25">
        <w:t xml:space="preserve">and </w:t>
      </w:r>
      <w:r w:rsidR="00520BFE">
        <w:t xml:space="preserve">changes to the </w:t>
      </w:r>
      <w:r w:rsidR="00C7392E">
        <w:t xml:space="preserve">distribution of neural </w:t>
      </w:r>
      <w:r w:rsidR="003C1B25">
        <w:t>correlati</w:t>
      </w:r>
      <w:r w:rsidR="00C7392E">
        <w:t>ons</w:t>
      </w:r>
      <w:proofErr w:type="gramStart"/>
      <w:r w:rsidR="00C7392E">
        <w:t>;</w:t>
      </w:r>
      <w:proofErr w:type="gramEnd"/>
      <w:r w:rsidR="00E15481">
        <w:t xml:space="preserve"> SO proximity</w:t>
      </w:r>
      <w:r w:rsidR="00311C09">
        <w:t xml:space="preserve"> </w:t>
      </w:r>
      <w:r w:rsidR="00520BFE">
        <w:t xml:space="preserve">was associated with </w:t>
      </w:r>
      <w:r w:rsidR="001F794A">
        <w:t>homogen</w:t>
      </w:r>
      <w:r w:rsidR="00C7392E">
        <w:t>ization of</w:t>
      </w:r>
      <w:r w:rsidR="00520BFE">
        <w:t xml:space="preserve"> </w:t>
      </w:r>
      <w:r w:rsidR="00517C81">
        <w:t>pairwise correlations</w:t>
      </w:r>
      <w:r w:rsidR="001F794A">
        <w:t xml:space="preserve">, with </w:t>
      </w:r>
      <w:r w:rsidR="00517C81">
        <w:t xml:space="preserve">a </w:t>
      </w:r>
      <w:r w:rsidR="001F794A">
        <w:t xml:space="preserve">reduction </w:t>
      </w:r>
      <w:r w:rsidR="00A77026">
        <w:t xml:space="preserve">in </w:t>
      </w:r>
      <w:r w:rsidR="001F794A">
        <w:t>low</w:t>
      </w:r>
      <w:r w:rsidR="00E15481">
        <w:t>-</w:t>
      </w:r>
      <w:r w:rsidR="001F794A">
        <w:t xml:space="preserve"> and </w:t>
      </w:r>
      <w:r w:rsidR="00E15481">
        <w:t>high-</w:t>
      </w:r>
      <w:r w:rsidR="001F794A">
        <w:t>correlation</w:t>
      </w:r>
      <w:r w:rsidR="00E15481">
        <w:t xml:space="preserve"> pairs</w:t>
      </w:r>
      <w:r w:rsidR="001F794A">
        <w:t xml:space="preserve">. </w:t>
      </w:r>
      <w:r w:rsidR="00B121B7">
        <w:t xml:space="preserve">Such homogenization </w:t>
      </w:r>
      <w:r w:rsidR="00A908E6">
        <w:t xml:space="preserve">is consistent with </w:t>
      </w:r>
      <w:r w:rsidR="001F794A">
        <w:t>exploration of</w:t>
      </w:r>
      <w:r>
        <w:t xml:space="preserve"> </w:t>
      </w:r>
      <w:r w:rsidR="00021230">
        <w:t>neural states</w:t>
      </w:r>
      <w:r w:rsidR="00AC34EC">
        <w:t xml:space="preserve"> </w:t>
      </w:r>
      <w:r w:rsidR="00E019FA">
        <w:t xml:space="preserve">and </w:t>
      </w:r>
      <w:r w:rsidR="001F794A">
        <w:t xml:space="preserve">may be a key </w:t>
      </w:r>
      <w:r>
        <w:t xml:space="preserve">mechanism through which </w:t>
      </w:r>
      <w:r w:rsidR="007E73F9">
        <w:t xml:space="preserve">the interaction </w:t>
      </w:r>
      <w:r>
        <w:t xml:space="preserve">of spindles </w:t>
      </w:r>
      <w:r w:rsidR="005A52C0">
        <w:t xml:space="preserve">and </w:t>
      </w:r>
      <w:r w:rsidR="00451563">
        <w:t>SO</w:t>
      </w:r>
      <w:r>
        <w:t xml:space="preserve"> </w:t>
      </w:r>
      <w:r w:rsidR="001F794A">
        <w:t>supports consolidation.</w:t>
      </w:r>
    </w:p>
    <w:p w14:paraId="4996FCCE" w14:textId="20BC3C56" w:rsidR="0017190C" w:rsidRDefault="0017190C" w:rsidP="00AE6898">
      <w:r>
        <w:br w:type="page"/>
      </w:r>
    </w:p>
    <w:p w14:paraId="674F9957" w14:textId="6DC39B66" w:rsidR="00365195" w:rsidRDefault="009725F2" w:rsidP="00AE6898">
      <w:pPr>
        <w:pStyle w:val="SectionHeading"/>
      </w:pPr>
      <w:r>
        <w:lastRenderedPageBreak/>
        <w:t xml:space="preserve">Introduction </w:t>
      </w:r>
    </w:p>
    <w:p w14:paraId="43EB69B4" w14:textId="4809482E" w:rsidR="00DD2F55" w:rsidRPr="00DD2F55" w:rsidRDefault="003C0744" w:rsidP="00DD2F55">
      <w:r>
        <w:t>Sleep</w:t>
      </w:r>
      <w:r w:rsidR="00EF448A">
        <w:t>-dependent offline processing</w:t>
      </w:r>
      <w:r>
        <w:t xml:space="preserve"> is </w:t>
      </w:r>
      <w:r w:rsidR="004478C7">
        <w:t xml:space="preserve">required </w:t>
      </w:r>
      <w:r w:rsidR="0077738C">
        <w:t xml:space="preserve">for </w:t>
      </w:r>
      <w:r w:rsidR="0014665C">
        <w:t xml:space="preserve">the </w:t>
      </w:r>
      <w:r w:rsidR="00282DA4">
        <w:t xml:space="preserve">consolidation of </w:t>
      </w:r>
      <w:r w:rsidR="0077738C">
        <w:t>new memories</w:t>
      </w:r>
      <w:r w:rsidR="00C557AB">
        <w:t xml:space="preserve"> </w:t>
      </w:r>
      <w:r w:rsidR="0077738C">
        <w:t>and skills</w:t>
      </w:r>
      <w:r w:rsidR="00CB62D2">
        <w:t xml:space="preserve"> </w:t>
      </w:r>
      <w:r w:rsidR="007C5563">
        <w:rPr>
          <w:rStyle w:val="FootnoteReference"/>
        </w:rPr>
        <w:fldChar w:fldCharType="begin" w:fldLock="1"/>
      </w:r>
      <w:r w:rsidR="002B5ECD">
        <w:instrText>ADDIN CSL_CITATION {"citationItems":[{"id":"ITEM-1","itemData":{"DOI":"10.1152/Physrev.00032.2012","ISBN":"0031-9333\\r1522-1210","ISSN":"09528229","PMID":"23589831","abstract":"Over more than a century of research has established the fact that sleep benefits the retention of memory. In this review we aim to comprehensively cover the field of \"sleep and memory\" research by providing a historical perspective on concepts and a discussion of more recent key findings. Whereas initial theories posed a passive role for sleep enhancing memories by protecting them from interfering stimuli, current theories highlight an active role for sleep in which memories undergo a process of system consolidation during sleep. Whereas older research concentrated on the role of rapid-eye-movement (REM) sleep, recent work has revealed the importance of slow-wave sleep (SWS) for memory consolidation and also enlightened some of the underlying electrophysiological, neurochemical, and genetic mechanisms, as well as developmental aspects in these processes. Specifically, newer findings characterize sleep as a brain state optimizing memory consolidation, in opposition to the waking brain being optimized for encoding of memories. Consolidation originates from reactivation of recently encoded neuronal memory representations, which occur during SWS and transform respective representations for integration into long-term memory. Ensuing REM sleep may stabilize transformed memories. While elaborated with respect to hippocampus-dependent memories, the concept of an active redistribution of memory representations from networks serving as temporary store into long-term stores might hold also for non-hippocampus-dependent memory, and even for nonneuronal, i.e., immunological memories, giving rise to the idea that the offline consolidation of memory during sleep represents a principle of long-term memory formation established in quite different physiological systems.","author":[{"dropping-particle":"","family":"Rasch","given":"Bjorn","non-dropping-particle":"","parse-names":false,"suffix":""},{"dropping-particle":"","family":"Born","given":"Jan","non-dropping-particle":"","parse-names":false,"suffix":""}],"container-title":"Physiol Rev","id":"ITEM-1","issue":"2","issued":{"date-parts":[["2013"]]},"page":"681-766","title":"About Sleep's Role in Memory","type":"article-journal","volume":"93"},"uris":["http://www.mendeley.com/documents/?uuid=eb11c988-f12d-47c1-b2e8-1aaa2a0ef827"]},{"id":"ITEM-2","itemData":{"DOI":"10.1038/nn.4601","ISBN":"1546-1726 (Electronic)\r1097-6256 (Linking)","ISSN":"15461726","PMID":"28692062","abstract":"social movements interact in some way with the institutions they seek to change, and because activists engage in ongoing attempts to shape these interactions. Using data from the complementary and alternative medicine (CAM) movement in California and hospitals in New York and Massachusetts, I identify how physicians and hospitals respond to the CAM movement, and how activists perceive each response. \\nUsing social movement and institutional theories, this study illustrates that social movements can penetrate and reshape formal organisations, because established organisations have permeable boundaries. Organisational responses to activism can take the form of avoidance, compromise, acquiescence, manipulation or defiance. Activists vary in their response to these outcomes, because activists are not unanimous in their goals. These outcomes result from continual negotiation between CAM activists and organisational actors, and within each group. Thus, the outcomes are constantly evolving.\u0002\\n\u0004","author":[{"dropping-particle":"","family":"Gulati","given":"Tanuj","non-dropping-particle":"","parse-names":false,"suffix":""},{"dropping-particle":"","family":"Guo","given":"Ling","non-dropping-particle":"","parse-names":false,"suffix":""},{"dropping-particle":"","family":"Ramanathan","given":"Dhakshin S.","non-dropping-particle":"","parse-names":false,"suffix":""},{"dropping-particle":"","family":"Bodepudi","given":"Anitha","non-dropping-particle":"","parse-names":false,"suffix":""},{"dropping-particle":"","family":"Ganguly","given":"Karunesh","non-dropping-particle":"","parse-names":false,"suffix":""}],"container-title":"Nature Neuroscience","id":"ITEM-2","issue":"9","issued":{"date-parts":[["2017"]]},"page":"1277-1284","title":"Neural reactivations during sleep determine network credit assignment","type":"article-journal","volume":"20"},"uris":["http://www.mendeley.com/documents/?uuid=cd61ef11-4d8b-4d9d-9abd-685225ee81ff"]},{"id":"ITEM-3","itemData":{"DOI":"10.1016/j.neuron.2017.06.025","ISSN":"08966273","PMID":"28689981","author":[{"dropping-particle":"V.","family":"Latchoumane","given":"Charles-Francois","non-dropping-particle":"","parse-names":false,"suffix":""},{"dropping-particle":"V.","family":"Ngo","given":"Hong-Viet","non-dropping-particle":"","parse-names":false,"suffix":""},{"dropping-particle":"","family":"Born","given":"Jan","non-dropping-particle":"","parse-names":false,"suffix":""},{"dropping-particle":"","family":"Shin","given":"Hee-Sup","non-dropping-particle":"","parse-names":false,"suffix":""}],"container-title":"Neuron","id":"ITEM-3","issued":{"date-parts":[["2017"]]},"page":"1-12","publisher":"Elsevier Inc.","title":"Thalamic Spindles Promote Memory Formation during Sleep through Triple Phase-Locking of Cortical, Thalamic, and Hippocampal Rhythms","type":"article-journal"},"uris":["http://www.mendeley.com/documents/?uuid=30fc5cbf-d864-4bbb-9c20-d844071b0566"]},{"id":"ITEM-4","itemData":{"DOI":"10.1126/science.aaf0902","ISBN":"9780874216561","ISSN":"0036-8075","PMID":"27080103","abstract":"During tactile perception, long-range intracortical top-down axonal projections are essential for processing sensory information.Whether these projections regulate sleep-dependent long- termmemory consolidation is unknown.We altered top-down inputs fromhigher-order cortex to sensory cortex during sleep and examined the consolidation of memories acquired earlier during awake texture perception. Mice learned novel textures and consolidated them during sleep.Within the first hour of non–rapid eye movement (NREM) sleep, optogenetic inhibition of top-down projecting axons fromsecondary motor cortex (M2) to primary somatosensory cortex (S1) impaired sleep-dependent reactivation of S1 neurons and memory consolidation. In NREM sleep and sleep-deprivation states, closed-loop asynchronous or synchronous M2-S1 coactivation, respectively, reduced or prolonged memory retention.Top-down cortical information flow in NREM sleep is thus required for perceptual memory consolidation.","author":[{"dropping-particle":"","family":"Miyamoto","given":"D.","non-dropping-particle":"","parse-names":false,"suffix":""},{"dropping-particle":"","family":"Hirai","given":"D.","non-dropping-particle":"","parse-names":false,"suffix":""},{"dropping-particle":"","family":"Fung","given":"C. C. A.","non-dropping-particle":"","parse-names":false,"suffix":""},{"dropping-particle":"","family":"Inutsuka","given":"A.","non-dropping-particle":"","parse-names":false,"suffix":""},{"dropping-particle":"","family":"Odagawa","given":"M.","non-dropping-particle":"","parse-names":false,"suffix":""},{"dropping-particle":"","family":"Suzuki","given":"T.","non-dropping-particle":"","parse-names":false,"suffix":""},{"dropping-particle":"","family":"Boehringer","given":"R.","non-dropping-particle":"","parse-names":false,"suffix":""},{"dropping-particle":"","family":"Adaikkan","given":"C.","non-dropping-particle":"","parse-names":false,"suffix":""},{"dropping-particle":"","family":"Matsubara","given":"C.","non-dropping-particle":"","parse-names":false,"suffix":""},{"dropping-particle":"","family":"Matsuki","given":"N.","non-dropping-particle":"","parse-names":false,"suffix":""},{"dropping-particle":"","family":"Fukai","given":"T.","non-dropping-particle":"","parse-names":false,"suffix":""},{"dropping-particle":"","family":"McHugh","given":"T. J.","non-dropping-particle":"","parse-names":false,"suffix":""},{"dropping-particle":"","family":"Yamanaka","given":"A.","non-dropping-particle":"","parse-names":false,"suffix":""},{"dropping-particle":"","family":"Murayama","given":"M.","non-dropping-particle":"","parse-names":false,"suffix":""}],"container-title":"Science","id":"ITEM-4","issue":"6291","issued":{"date-parts":[["2016","6","10"]]},"page":"1315-1318","title":"Top-down cortical input during NREM sleep consolidates perceptual memory","type":"article-journal","volume":"352"},"uris":["http://www.mendeley.com/documents/?uuid=4777d585-d15d-4391-8f8f-5f0967e65d7d"]}],"mendeley":{"formattedCitation":"(Gulati et al. 2017; Latchoumane et al. 2017; Miyamoto et al. 2016; Rasch and Born 2013)","plainTextFormattedCitation":"(Gulati et al. 2017; Latchoumane et al. 2017; Miyamoto et al. 2016; Rasch and Born 2013)","previouslyFormattedCitation":"(Gulati et al. 2017; Latchoumane et al. 2017; Miyamoto et al. 2016; Rasch and Born 2013)"},"properties":{"noteIndex":0},"schema":"https://github.com/citation-style-language/schema/raw/master/csl-citation.json"}</w:instrText>
      </w:r>
      <w:r w:rsidR="007C5563">
        <w:rPr>
          <w:rStyle w:val="FootnoteReference"/>
        </w:rPr>
        <w:fldChar w:fldCharType="separate"/>
      </w:r>
      <w:r w:rsidR="002B5ECD" w:rsidRPr="002B5ECD">
        <w:rPr>
          <w:noProof/>
        </w:rPr>
        <w:t>(Gulati et al. 2017; Latchoumane et al. 2017; Miyamoto et al. 2016; Rasch and Born 2013)</w:t>
      </w:r>
      <w:r w:rsidR="007C5563">
        <w:rPr>
          <w:rStyle w:val="FootnoteReference"/>
        </w:rPr>
        <w:fldChar w:fldCharType="end"/>
      </w:r>
      <w:r>
        <w:t xml:space="preserve">. </w:t>
      </w:r>
      <w:r w:rsidR="009E7E84">
        <w:t>In particular</w:t>
      </w:r>
      <w:r w:rsidR="007D2B87">
        <w:t>,</w:t>
      </w:r>
      <w:r w:rsidR="009E7E84">
        <w:t xml:space="preserve"> t</w:t>
      </w:r>
      <w:r w:rsidR="00E20944">
        <w:t>halamo</w:t>
      </w:r>
      <w:r w:rsidR="00813700">
        <w:t>cortical s</w:t>
      </w:r>
      <w:r w:rsidR="00B13FC8">
        <w:t>pindles</w:t>
      </w:r>
      <w:r w:rsidR="003B3E9C">
        <w:t xml:space="preserve">, a hallmark of </w:t>
      </w:r>
      <w:r w:rsidR="007D2B87">
        <w:t xml:space="preserve">light </w:t>
      </w:r>
      <w:r w:rsidR="003B3E9C">
        <w:t>sleep</w:t>
      </w:r>
      <w:r w:rsidR="00CB62D2">
        <w:t xml:space="preserve"> </w:t>
      </w:r>
      <w:r w:rsidR="009A0300">
        <w:fldChar w:fldCharType="begin" w:fldLock="1"/>
      </w:r>
      <w:r w:rsidR="003C3200">
        <w:instrText>ADDIN CSL_CITATION {"citationItems":[{"id":"ITEM-1","itemData":{"DOI":"10.1126/science.8235588","PMID":"8235588","abstract":"Sleep is characterized by synchronized events in billions of synaptically coupled neurons in thalamocortical systems. The activation of a series of neuromodulatory transmitter systems during awakening blocks low-frequency oscillations, induces fast rhythms, and allows the brain to recover full responsiveness. Analysis of cortical and thalamic networks at many levels, from molecules to single neurons to large neuronal assemblies, with a variety of techniques, ranging from intracellular recordings in vivo and in vitro to computer simulations, is beginning to yield insights into the mechanisms of the generation, modulation, and function of brain oscillations.","author":[{"dropping-particle":"","family":"Steriade","given":"M","non-dropping-particle":"","parse-names":false,"suffix":""},{"dropping-particle":"","family":"McCormick","given":"DA","non-dropping-particle":"","parse-names":false,"suffix":""},{"dropping-particle":"","family":"Sejnowski","given":"TJ","non-dropping-particle":"","parse-names":false,"suffix":""}],"container-title":"Science","id":"ITEM-1","issue":"5134","issued":{"date-parts":[["1993","10","29"]]},"page":"679-685","publisher":"American Association for the Advancement of Science","title":"Thalamocortical oscillations in the sleeping and aroused brain","type":"article-journal","volume":"262"},"uris":["http://www.mendeley.com/documents/?uuid=dcb86065-7084-39e2-9674-4808fd5a5793"]},{"id":"ITEM-2","itemData":{"DOI":"10.1016/S0306-4522(00)00353-5","ISBN":"0306-4522 (Print)\\r0306-4522 (Linking)","ISSN":"03064522","PMID":"11074149","abstract":"During various states of vigilance, brain oscillations are grouped together through reciprocal connections between the neocortex and thalamus. The coherent activity in corticothalamic networks, under the control of brainstem and forebrain modulatory systems, requires investigations in intact-brain animals. During behavioral states associated with brain disconnection from the external world, the large-scale synchronization of low-frequency oscillations is accompanied by the inhibition of synaptic transmission through thalamocortical neurons. Despite the coherent oscillatory activity, on the functional side there is dissociation between the thalamus and neocortex during slow-wave sleep. While dorsal thalamic neurons undergo inhibitory processes due to the prolonged spike-bursts of thalamic reticular neurons, the cortex displays, periodically, a rich spontaneous activity and preserves the capacity to process internally generated signals that dominate the state of sleep. In vivo experiments using simultaneous intracellular recordings from thalamic and cortical neurons show that short-term plasticity processes occur after prolonged and rhythmic spike-bursts fired by thalamic and cortical neurons during slow-wave sleep oscillations. This may serve to support resonant phenomena and reorganize corticothalamic circuitry, determine which synaptic modifications, formed during the waking state, are to be consolidated and generate a peculiar kind of dreaming mentation. In contrast to the long-range coherent oscillations that occur at low frequencies during slow-wave sleep, the sustained fast oscillations that characterize alert states are synchronized over restricted territories and are associated with discrete and differentiated patterns of conscious events. (C) 2000 IBRO.","author":[{"dropping-particle":"","family":"Steriade","given":"M.","non-dropping-particle":"","parse-names":false,"suffix":""}],"container-title":"Neuroscience","id":"ITEM-2","issue":"2","issued":{"date-parts":[["2000"]]},"page":"243-276","title":"Corticothalamic resonance, states of vigilance and mentation","type":"article-journal","volume":"101"},"uris":["http://www.mendeley.com/documents/?uuid=88753c14-f7aa-4b05-bb53-e87ab3ccccc4"]},{"id":"ITEM-3","itemData":{"DOI":"10.1152/Physrev.00032.2012","ISBN":"0031-9333\\r1522-1210","ISSN":"09528229","PMID":"23589831","abstract":"Over more than a century of research has established the fact that sleep benefits the retention of memory. In this review we aim to comprehensively cover the field of \"sleep and memory\" research by providing a historical perspective on concepts and a discussion of more recent key findings. Whereas initial theories posed a passive role for sleep enhancing memories by protecting them from interfering stimuli, current theories highlight an active role for sleep in which memories undergo a process of system consolidation during sleep. Whereas older research concentrated on the role of rapid-eye-movement (REM) sleep, recent work has revealed the importance of slow-wave sleep (SWS) for memory consolidation and also enlightened some of the underlying electrophysiological, neurochemical, and genetic mechanisms, as well as developmental aspects in these processes. Specifically, newer findings characterize sleep as a brain state optimizing memory consolidation, in opposition to the waking brain being optimized for encoding of memories. Consolidation originates from reactivation of recently encoded neuronal memory representations, which occur during SWS and transform respective representations for integration into long-term memory. Ensuing REM sleep may stabilize transformed memories. While elaborated with respect to hippocampus-dependent memories, the concept of an active redistribution of memory representations from networks serving as temporary store into long-term stores might hold also for non-hippocampus-dependent memory, and even for nonneuronal, i.e., immunological memories, giving rise to the idea that the offline consolidation of memory during sleep represents a principle of long-term memory formation established in quite different physiological systems.","author":[{"dropping-particle":"","family":"Rasch","given":"Bjorn","non-dropping-particle":"","parse-names":false,"suffix":""},{"dropping-particle":"","family":"Born","given":"Jan","non-dropping-particle":"","parse-names":false,"suffix":""}],"container-title":"Physiol Rev","id":"ITEM-3","issue":"2","issued":{"date-parts":[["2013"]]},"page":"681-766","title":"About Sleep's Role in Memory","type":"article-journal","volume":"93"},"uris":["http://www.mendeley.com/documents/?uuid=eb11c988-f12d-47c1-b2e8-1aaa2a0ef827"]}],"mendeley":{"formattedCitation":"(Rasch and Born 2013; Steriade 2000; M Steriade, McCormick, and Sejnowski 1993)","plainTextFormattedCitation":"(Rasch and Born 2013; Steriade 2000; M Steriade, McCormick, and Sejnowski 1993)","previouslyFormattedCitation":"(Rasch and Born 2013; Steriade 2000; M Steriade, McCormick, and Sejnowski 1993)"},"properties":{"noteIndex":0},"schema":"https://github.com/citation-style-language/schema/raw/master/csl-citation.json"}</w:instrText>
      </w:r>
      <w:r w:rsidR="009A0300">
        <w:fldChar w:fldCharType="separate"/>
      </w:r>
      <w:r w:rsidR="00AF64B5" w:rsidRPr="00AF64B5">
        <w:rPr>
          <w:noProof/>
        </w:rPr>
        <w:t>(Rasch and Born 2013; Steriade 2000; M Steriade, McCormick, and Sejnowski 1993)</w:t>
      </w:r>
      <w:r w:rsidR="009A0300">
        <w:fldChar w:fldCharType="end"/>
      </w:r>
      <w:r w:rsidR="00D634ED">
        <w:t>,</w:t>
      </w:r>
      <w:r w:rsidR="003B3E9C">
        <w:t xml:space="preserve"> </w:t>
      </w:r>
      <w:r w:rsidR="00CC0AA2">
        <w:t xml:space="preserve">have been </w:t>
      </w:r>
      <w:r w:rsidR="00482BFD">
        <w:t>linked</w:t>
      </w:r>
      <w:r w:rsidR="00CC0AA2">
        <w:t xml:space="preserve"> </w:t>
      </w:r>
      <w:r w:rsidR="00482BFD">
        <w:t>to</w:t>
      </w:r>
      <w:r w:rsidR="00CC0AA2">
        <w:t xml:space="preserve"> </w:t>
      </w:r>
      <w:r w:rsidR="004D52A6">
        <w:t xml:space="preserve">offline </w:t>
      </w:r>
      <w:r w:rsidR="0014665C">
        <w:t>process</w:t>
      </w:r>
      <w:r w:rsidR="001A1DA8">
        <w:t>ing</w:t>
      </w:r>
      <w:r w:rsidR="00E4398B">
        <w:t xml:space="preserve"> </w:t>
      </w:r>
      <w:r w:rsidR="00B2572C">
        <w:t xml:space="preserve">across </w:t>
      </w:r>
      <w:r w:rsidR="00E4398B">
        <w:t xml:space="preserve">a variety of </w:t>
      </w:r>
      <w:r w:rsidR="00B2572C">
        <w:t xml:space="preserve">paradigms </w:t>
      </w:r>
      <w:r w:rsidR="00E4398B">
        <w:t xml:space="preserve">ranging from </w:t>
      </w:r>
      <w:r w:rsidR="00554CEA">
        <w:t xml:space="preserve">declarative memory tasks </w:t>
      </w:r>
      <w:r w:rsidR="007C5563">
        <w:rPr>
          <w:rStyle w:val="FootnoteReference"/>
        </w:rPr>
        <w:fldChar w:fldCharType="begin" w:fldLock="1"/>
      </w:r>
      <w:r w:rsidR="003C3200">
        <w:instrText>ADDIN CSL_CITATION {"citationItems":[{"id":"ITEM-1","itemData":{"DOI":"10.1523/JNEUROSCI.3175-06.2006","ISBN":"1529-2401 (Electronic)","ISSN":"0270-6474","PMID":"17167082","abstract":"Non-rapid eye movement sleep has been strongly implicated in consolidation of both declarative and procedural memory in humans. Elevated sleep-spindle density in slow-wave sleep after learning has been shown recently in humans. It has been proposed that sleep spindles, 12-15 Hz oscillations superimposed on slow waves (&lt;1 Hz), in concert with high-frequency hippocampal sharp waves/ripples, promote neural plasticity underlying remote memory formation. The present study reports the first indication of learning-associated increase in spindle density in the rat, providing an animal model to study the role of brain oscillations in memory consolidation during sleep. An odor-reward association task, analogous in many respects to human paired-associate learning, is rapidly learned and leads to robust memory in rats. Rats learned the task over 10 massed trials within a single session, and EEG was monitored for 3 h after learning. Learning-induced increase in spindle density is reliably reproduced in rats in two different learning situations, differing primarily in the behavioral component of the task. This increase in spindle density is also present after reactivation of remote memory and in situations when memory update is required; it is not observed after noncontingent exposure to reward and training context. The latter results substantially extend findings in humans. The magnitude of increase (approximately 25%) and the time window of maximal effect (approximately 1 h after sleep onset) were remarkably similar to human data, making this a valid rodent model to study network interactions through the use of simultaneous unit recordings and local field potentials during postlearning sleep.","author":[{"dropping-particle":"","family":"Eschenko","given":"O.","non-dropping-particle":"","parse-names":false,"suffix":""},{"dropping-particle":"","family":"Molle","given":"M.","non-dropping-particle":"","parse-names":false,"suffix":""},{"dropping-particle":"","family":"Born","given":"J.","non-dropping-particle":"","parse-names":false,"suffix":""},{"dropping-particle":"","family":"Sara","given":"S. J.","non-dropping-particle":"","parse-names":false,"suffix":""}],"container-title":"The Journal of neuroscience : the official journal of the Society for Neuroscience","id":"ITEM-1","issue":"50","issued":{"date-parts":[["2006"]]},"page":"12914-12920","title":"Elevated Sleep Spindle Density after Learning or after Retrieval in Rats","type":"article-journal","volume":"26"},"uris":["http://www.mendeley.com/documents/?uuid=1bbedced-be98-4f3e-8e23-26d67a6e2f78"]},{"id":"ITEM-2","itemData":{"DOI":"10.1111/j.1460-9568.2009.06654.x","ISBN":"1460-9568 (Electronic)\\r0953-816X (Linking)","ISSN":"0953816X","PMID":"19245368","abstract":"The mechanisms underlying off-line consolidation of memory during sleep are elusive. Learning of hippocampus-dependent tasks increases neocortical slow oscillation synchrony, and thalamocortical spindle and hippocampal ripple activity during subsequent non-rapid eye movement sleep. Slow oscillations representing an oscillation between global neocortical states of increased (up-state) and decreased (down-state) neuronal firing temporally group thalamic spindle and hippocampal ripple activity, which both occur preferentially during slow oscillation up-states. Here we examined whether slow oscillations also group learning-induced increases in spindle and ripple activity, thereby providing time-frames of facilitated hippocampus-to-neocortical information transfer underlying the conversion of temporary into long-term memories. Learning (word-pairs in humans, odor-reward associations in rats) increased slow oscillation up-states and, in humans, shaped the timing of down-states. Slow oscillations grouped spindle and rat ripple activity into up-states under basal conditions. Prior learning produced in humans an increase in spindle activity focused on slow oscillation up-states. In rats, learning induced a distinct increase in spindle and ripple activity that was not synchronized to up-states. Event-correlation histograms indicated an increase in spindle activity with the occurrence of ripples. This increase was prolonged after learning, suggesting a direct temporal tuning between ripples and spindles. The lack of a grouping effect of slow oscillations on learning-induced spindles and ripples in rats, together with the less pronounced effects of learning on slow oscillations, presumably reflects a weaker dependence of odor learning on thalamo-neocortical circuitry. Slow oscillations might provide an effective temporal frame for hippocampus-to-neocortical information transfer only when thalamo-neocortical systems are already critically involved during learning.","author":[{"dropping-particle":"","family":"Mölle","given":"Matthias","non-dropping-particle":"","parse-names":false,"suffix":""},{"dropping-particle":"","family":"Eschenko","given":"Oxana","non-dropping-particle":"","parse-names":false,"suffix":""},{"dropping-particle":"","family":"Gais","given":"Steffen","non-dropping-particle":"","parse-names":false,"suffix":""},{"dropping-particle":"","family":"Sara","given":"Susan J.","non-dropping-particle":"","parse-names":false,"suffix":""},{"dropping-particle":"","family":"Born","given":"Jan","non-dropping-particle":"","parse-names":false,"suffix":""}],"container-title":"European Journal of Neuroscience","id":"ITEM-2","issue":"5","issued":{"date-parts":[["2009"]]},"page":"1071-1081","title":"The influence of learning on sleep slow oscillations and associated spindles and ripples in humans and rats","type":"article-journal","volume":"29"},"uris":["http://www.mendeley.com/documents/?uuid=8168ff6b-bc49-4206-b0f0-1ab442d6cc99"]},{"id":"ITEM-3","itemData":{"DOI":"20026697","ISBN":"1529-2401 (Electronic)","ISSN":"1529-2401","PMID":"12151563","abstract":"Declarative memory consolidation is enhanced by sleep. In the investigation of underlying mechanisms, mainly rapid eye movement (REM) sleep and slow-wave sleep have been considered. More recently, sleep stage 2 with sleep spindles as a most prominent feature has received increasing attention. Specifically, in rats hippocampal ripples were found to occur in temporal proximity to cortical sleep spindles, indicating an information transfer between the hippocampus and neocortex, which is supposed to underlie the consolidation of declarative memories during sleep. This study in humans looks at the changes in EEG activity during nocturnal sleep after extensive training on a declarative learning task, as compared with a nonlearning control task of equal visual stimulation and subjectively rated cognitive strain. Time spent in each sleep stage, spindle density, and EEG power spectra for 28 electrode locations were determined. During sleep after training, the density of sleep spindles was significantly higher after the learning task as compared with the nonlearning control task. This effect was largest during the first 90 min of sleep (p &lt; 0.01). Additionally, spindle density was correlated to recall performance both before and after sleep (r = 0.56; p &lt; 0.05). Power spectra and time spent in sleep stages did not differ between learning and nonlearning conditions. Results indicate that spindle activity during non-REM sleep is sensitive to previous learning experience.","author":[{"dropping-particle":"","family":"Gais","given":"Steffen","non-dropping-particle":"","parse-names":false,"suffix":""},{"dropping-particle":"","family":"Mölle","given":"Matthias","non-dropping-particle":"","parse-names":false,"suffix":""},{"dropping-particle":"","family":"Helms","given":"Kay","non-dropping-particle":"","parse-names":false,"suffix":""},{"dropping-particle":"","family":"Born","given":"J","non-dropping-particle":"","parse-names":false,"suffix":""}],"container-title":"The Journal of neuroscience : the official journal of the Society for Neuroscience","id":"ITEM-3","issue":"15","issued":{"date-parts":[["2002"]]},"page":"6830-4","title":"Learning-dependent increases in sleep spindle density.","type":"article-journal","volume":"22"},"uris":["http://www.mendeley.com/documents/?uuid=be27f08a-850f-4194-a1a5-acbde63a58e4"]},{"id":"ITEM-4","itemData":{"DOI":"10.1016/j.neuroscience.2005.01.011","ISBN":"0306-4522 (Print)","ISSN":"03064522","PMID":"15802203","abstract":"Despite strong evidence supporting a role for sleep in the consolidation of newly acquired declarative memories, the contribution of specific sleep stages remains controversial. Based on electrophysiological studies in animals, synchronous sleep oscillations have been long proposed as possible origins of sleep-related memory improvement. Nevertheless, no studies to date have directly investigated the impact of sleep oscillations on overnight memory retention in humans. In the present study we provide evidence that overnight verbal memory retention is highly correlated with the number of sleep spindles detected by an automatic algorithm over left frontocentral areas. At the same time, overnight retention of newly learned faces was found to be independent of spindle activity but correlated with non-rapid-eye-movement sleep time. The data strongly support theories suggesting a link between sleep spindle activity and verbal memory consolidation. © 2005 Published by Elsevier Ltd on behalf of IBRO.","author":[{"dropping-particle":"","family":"Clemens","given":"Z.","non-dropping-particle":"","parse-names":false,"suffix":""},{"dropping-particle":"","family":"Fabó","given":"D.","non-dropping-particle":"","parse-names":false,"suffix":""},{"dropping-particle":"","family":"Halász","given":"P.","non-dropping-particle":"","parse-names":false,"suffix":""}],"container-title":"Neuroscience","id":"ITEM-4","issue":"2","issued":{"date-parts":[["2005"]]},"page":"529-535","title":"Overnight verbal memory retention correlates with the number of sleep spindles","type":"article-journal","volume":"132"},"uris":["http://www.mendeley.com/documents/?uuid=36ee1c97-5e27-413e-9255-d023a7f5bb55"]},{"id":"ITEM-5","itemData":{"DOI":"10.1016/j.neulet.2006.04.035","ISBN":"0304-3940 (Print)\\r0304-3940 (Linking)","ISSN":"03043940","PMID":"16714084","abstract":"Recent evidence suggests that the sleep-dependent consolidation of declarative memories relies on the non-rapid eye movement (NREM) rather than the rapid eye movement (REM) phase of sleep. Moreover, a few studies both at the cellular and the behavioural levels have suggested the involvement of sleep spindles, the most synchronous oscillatory waveforms during NREM sleep stage 2, in this process. Our previous study showed that overnight verbal memory retention correlates with the total number of sleep spindles in left frontocentral areas, while spindling in other regions did not correlate with mnemonic retention. In the present study, we show that retention of visuospatial memories over a 24-h period correlates with the total number of sleep spindles detected over parietal regions during the intervening night-time sleep. This result provides further evidence for the association between sleep spindle activity and declarative memory consolidation, and suggests that visuospatial and verbal memory retention differ in the topographic distribution of the NREM spindle activity with which they are associated. © 2006 Elsevier Ireland Ltd. All rights reserved.","author":[{"dropping-particle":"","family":"Clemens","given":"Zsófia","non-dropping-particle":"","parse-names":false,"suffix":""},{"dropping-particle":"","family":"Fabó","given":"Dániel","non-dropping-particle":"","parse-names":false,"suffix":""},{"dropping-particle":"","family":"Halász","given":"Péter","non-dropping-particle":"","parse-names":false,"suffix":""}],"container-title":"Neuroscience Letters","id":"ITEM-5","issue":"1-2","issued":{"date-parts":[["2006"]]},"page":"52-56","title":"Twenty-four hours retention of visuospatial memory correlates with the number of parietal sleep spindles","type":"article-journal","volume":"403"},"uris":["http://www.mendeley.com/documents/?uuid=ea5a1654-854c-4f12-ab30-a47dc34a4b0e"]},{"id":"ITEM-6","itemData":{"DOI":"10.1038/nature11618","ISBN":"1476-4687 (Electronic)\\r0028-0836 (Linking)","ISSN":"00280836","PMID":"23172213","abstract":"Nature 491, 547 (2012). doi:10.1038/nature11618","author":[{"dropping-particle":"","family":"Logothetis","given":"N. K.","non-dropping-particle":"","parse-names":false,"suffix":""},{"dropping-particle":"","family":"Eschenko","given":"O.","non-dropping-particle":"","parse-names":false,"suffix":""},{"dropping-particle":"","family":"Murayama","given":"Y.","non-dropping-particle":"","parse-names":false,"suffix":""},{"dropping-particle":"","family":"Augath","given":"M.","non-dropping-particle":"","parse-names":false,"suffix":""},{"dropping-particle":"","family":"Steudel","given":"T.","non-dropping-particle":"","parse-names":false,"suffix":""},{"dropping-particle":"","family":"Evrard","given":"H. C.","non-dropping-particle":"","parse-names":false,"suffix":""},{"dropping-particle":"","family":"Besserve","given":"M.","non-dropping-particle":"","parse-names":false,"suffix":""},{"dropping-particle":"","family":"Oeltermann","given":"A.","non-dropping-particle":"","parse-names":false,"suffix":""}],"container-title":"Nature","id":"ITEM-6","issue":"7425","issued":{"date-parts":[["2012"]]},"page":"547-553","publisher":"Nature Publishing Group","title":"Hippocampal-cortical interaction during periods of subcortical silence","type":"article-journal","volume":"491"},"uris":["http://www.mendeley.com/documents/?uuid=2f9b653b-d616-4f4c-9aa6-89a21b491e0f"]}],"mendeley":{"formattedCitation":"(Clemens, Fabó, and Halász 2005, 2006; Eschenko et al. 2006; Gais et al. 2002; Logothetis et al. 2012; Mölle et al. 2009)","plainTextFormattedCitation":"(Clemens, Fabó, and Halász 2005, 2006; Eschenko et al. 2006; Gais et al. 2002; Logothetis et al. 2012; Mölle et al. 2009)","previouslyFormattedCitation":"(Clemens, Fabó, and Halász 2005, 2006; Eschenko et al. 2006; Gais et al. 2002; Logothetis et al. 2012; Mölle et al. 2009)"},"properties":{"noteIndex":0},"schema":"https://github.com/citation-style-language/schema/raw/master/csl-citation.json"}</w:instrText>
      </w:r>
      <w:r w:rsidR="007C5563">
        <w:rPr>
          <w:rStyle w:val="FootnoteReference"/>
        </w:rPr>
        <w:fldChar w:fldCharType="separate"/>
      </w:r>
      <w:r w:rsidR="00AF64B5" w:rsidRPr="00AF64B5">
        <w:rPr>
          <w:noProof/>
        </w:rPr>
        <w:t>(Clemens, Fabó, and Halász 2005, 2006; Eschenko et al. 2006; Gais et al. 2002; Logothetis et al. 2012; Mölle et al. 2009)</w:t>
      </w:r>
      <w:r w:rsidR="007C5563">
        <w:rPr>
          <w:rStyle w:val="FootnoteReference"/>
        </w:rPr>
        <w:fldChar w:fldCharType="end"/>
      </w:r>
      <w:r w:rsidR="00E4398B">
        <w:t xml:space="preserve"> to </w:t>
      </w:r>
      <w:r w:rsidR="00D4367E">
        <w:t>motor learning</w:t>
      </w:r>
      <w:r w:rsidR="00EE7262">
        <w:t xml:space="preserve"> paradigms</w:t>
      </w:r>
      <w:r w:rsidR="00E4398B">
        <w:t xml:space="preserve"> </w:t>
      </w:r>
      <w:r w:rsidR="007C5563">
        <w:rPr>
          <w:rStyle w:val="FootnoteReference"/>
        </w:rPr>
        <w:fldChar w:fldCharType="begin" w:fldLock="1"/>
      </w:r>
      <w:r w:rsidR="003C3200">
        <w:instrText>ADDIN CSL_CITATION {"citationItems":[{"id":"ITEM-1","itemData":{"DOI":"10.1371/journal.pbio.1002263","ISBN":"1544-9173","ISSN":"15457885","PMID":"26382320","abstract":"Despite many prior studies demonstrating offline behavioral gains in motor skills after sleep, the underlying neural mechanisms remain poorly understood. To investigate the neurophysiological basis for offline gains, we performed single-unit recordings in motor cortex as rats learned a skilled upper-limb task. We found that sleep improved movement speed with preservation of accuracy. These offline improvements were linked to both replay of task-related ensembles during non-rapid eye movement (NREM) sleep and temporal shifts that more tightly bound motor cortical ensembles to movements; such offline gains and temporal shifts were not evident with sleep restriction. Interestingly, replay was linked to the coincidence of slow-wave events and bursts of spindle activity. Neurons that experienced the most consistent replay also underwent the most significant temporal shift and binding to the motor task. Significantly, replay and the associated performance gains after sleep only occurred when animals first learned the skill; continued practice during later stages of learning (i.e., after motor kinematics had stabilized) did not show evidence of replay. Our results highlight how replay of synchronous neural activity during sleep mediates large-scale neural plasticity and stabilizes kinematics during early motor learning.","author":[{"dropping-particle":"","family":"Ramanathan","given":"Dhakshin S.","non-dropping-particle":"","parse-names":false,"suffix":""},{"dropping-particle":"","family":"Gulati","given":"Tanuj","non-dropping-particle":"","parse-names":false,"suffix":""},{"dropping-particle":"","family":"Ganguly","given":"Karunesh","non-dropping-particle":"","parse-names":false,"suffix":""}],"container-title":"PLoS Biology","id":"ITEM-1","issue":"9","issued":{"date-parts":[["2015"]]},"page":"1-25","title":"Sleep-Dependent Reactivation of Ensembles in Motor Cortex Promotes Skill Consolidation","type":"article-journal","volume":"13"},"uris":["http://www.mendeley.com/documents/?uuid=75b00b81-d302-43f5-ac13-086621a1a236"]},{"id":"ITEM-2","itemData":{"DOI":"10.1016/j.bbr.2010.10.019","ISBN":"1872-7549 (Electronic)\\n0166-4328 (Linking)","ISSN":"01664328","PMID":"20974183","abstract":"This study aimed to determine the distinct contribution of slow (11-13. Hz) and fast (13-15. Hz) spindles in the consolidation process of a motor sequence learning task (MSL). Young subjects (n = 12) were trained on both a finger MSL task and a control (CTRL) condition, which were administered one week apart in a counterbalanced order. Subjects were asked to practice the MSL or CTRL task in the evening (approximately 9:00. p.m.) and their performance was retested on the same task 12. h later (approximately 9:00. a.m.). Polysomnographic (PSG) recordings were performed during the night following training on either task, and an automatic algorithm was used to detect fast and slow spindles and to quantify their characteristics (i.e., density, amplitude, and duration). Statistical analyses revealed higher fast (but not slow) spindle density after training on the MSL than after practice of the CTRL task. The increase in fast spindle density on the MSL task correlated positively with overnight performance gains on the MSL task and with difference in performance gain between the MSL and CTRL tasks. Together, these results suggest that fast sleep spindles help activate the cerebral network involved in overnight MSL consolidation, while slow spindles do not appear to play a role in this mnemonic process. © 2010 Elsevier B.V.","author":[{"dropping-particle":"","family":"Barakat","given":"M.","non-dropping-particle":"","parse-names":false,"suffix":""},{"dropping-particle":"","family":"Doyon","given":"J.","non-dropping-particle":"","parse-names":false,"suffix":""},{"dropping-particle":"","family":"Debas","given":"K.","non-dropping-particle":"","parse-names":false,"suffix":""},{"dropping-particle":"","family":"Vandewalle","given":"G.","non-dropping-particle":"","parse-names":false,"suffix":""},{"dropping-particle":"","family":"Morin","given":"A.","non-dropping-particle":"","parse-names":false,"suffix":""},{"dropping-particle":"","family":"Poirier","given":"G.","non-dropping-particle":"","parse-names":false,"suffix":""},{"dropping-particle":"","family":"Martin","given":"N.","non-dropping-particle":"","parse-names":false,"suffix":""},{"dropping-particle":"","family":"Lafortune","given":"M.","non-dropping-particle":"","parse-names":false,"suffix":""},{"dropping-particle":"","family":"Karni","given":"A.","non-dropping-particle":"","parse-names":false,"suffix":""},{"dropping-particle":"","family":"Ungerleider","given":"L. G.","non-dropping-particle":"","parse-names":false,"suffix":""},{"dropping-particle":"","family":"Benali","given":"H.","non-dropping-particle":"","parse-names":false,"suffix":""},{"dropping-particle":"","family":"Carrier","given":"J.","non-dropping-particle":"","parse-names":false,"suffix":""}],"container-title":"Behavioural Brain Research","id":"ITEM-2","issue":"1","issued":{"date-parts":[["2011"]]},"page":"117-121","publisher":"Elsevier B.V.","title":"Fast and slow spindle involvement in the consolidation of a new motor sequence","type":"article-journal","volume":"217"},"uris":["http://www.mendeley.com/documents/?uuid=912a556c-0745-410a-8fe3-7d20da0e9298"]},{"id":"ITEM-3","itemData":{"DOI":"10.1111/j.1365-2869.2006.00522.x","ISBN":"0962-1105","ISSN":"09621105","PMID":"16911026","abstract":"It has become increasingly clear that sleep is necessary for efficient memory consolidation. Recently, it has been found that Stage 2 sleep disruption impairs procedural memory performance, and that memory performance is correlated with the duration of Stage 2 sleep; but the mechanisms involved in synaptic plasticity for procedural memory during sleep have not been identified. The present study examined the learning-dependent changes in sleep, including Stage 2 sleep spindles. Following an intense period of simple motor procedural learning, the duration of Stage 2 sleep and spindle density increased. There were no changes observed in the duration of any other stage of sleep or in the density of rapid eye movements. These findings support the hypothesis that sleep spindles are involved in the off-line reprocessing of simple motor procedural memory during Stage 2 sleep.","author":[{"dropping-particle":"","family":"Fogel","given":"Stuart M.","non-dropping-particle":"","parse-names":false,"suffix":""},{"dropping-particle":"","family":"Smith","given":"Carlyle T.","non-dropping-particle":"","parse-names":false,"suffix":""}],"container-title":"Journal of Sleep Research","id":"ITEM-3","issue":"3","issued":{"date-parts":[["2006"]]},"page":"250-255","title":"Learning-dependent changes in sleep spindles and Stage 2 sleep","type":"article-journal","volume":"15"},"uris":["http://www.mendeley.com/documents/?uuid=c27f36f5-7482-483c-aa87-e22b6830afef"]},{"id":"ITEM-4","itemData":{"DOI":"10.1371/journal.pone.0000341","ISBN":"1932-6203 (Electronic) 1932-6203 (Linking)","ISSN":"19326203","PMID":"17406665","abstract":"Increasing evidence demonstrates that motor-skill memories improve across a night of sleep, and that non-rapid eye movement (NREM) sleep commonly plays a role in orchestrating these consolidation enhancements. Here we show the benefit of a daytime nap on motor memory consolidation and its relationship not simply with global sleep-stage measures, but unique characteristics of sleep spindles at regionally specific locations; mapping to the corresponding memory representation.","author":[{"dropping-particle":"","family":"Nishida","given":"Masaki","non-dropping-particle":"","parse-names":false,"suffix":""},{"dropping-particle":"","family":"Walker","given":"Matthew P.","non-dropping-particle":"","parse-names":false,"suffix":""}],"container-title":"PLoS ONE","id":"ITEM-4","issue":"4","issued":{"date-parts":[["2007"]]},"title":"Daytime naps, motor memory consolidation and regionally specific sleep spindles","type":"article-journal","volume":"2"},"uris":["http://www.mendeley.com/documents/?uuid=6a13c36e-2d19-4135-a788-fba50ea786ea"]},{"id":"ITEM-5","itemData":{"DOI":"10.1073/pnas.1207532109","ISBN":"1091-6490","ISSN":"0027-8424","PMID":"23091013","abstract":"The learning of a motor task is known to be improved by sleep, and sleep spindles are thought to facilitate this learning by enabling synaptic plasticity. In this study subjects implanted with electrocorticography (ECoG) arrays for long-term epilepsy monitoring were trained to control a cursor on a computer screen by modulating either the high-gamma or mu/beta power at a single electrode located over the motor or premotor area. In all trained subjects, spindle density in posttraining sleep was increased with respect to pretraining sleep in a remarkably spatially specific manner. The pattern of increased spindle activity reflects the functionally specific regions that were involved in learning of a highly novel and salient task during wakefulness, supporting the idea that sleep spindles are involved in learning to use a motor-based brain-computer interface device.","author":[{"dropping-particle":"","family":"Johnson","given":"L. A.","non-dropping-particle":"","parse-names":false,"suffix":""},{"dropping-particle":"","family":"Blakely","given":"T.","non-dropping-particle":"","parse-names":false,"suffix":""},{"dropping-particle":"","family":"Hermes","given":"D.","non-dropping-particle":"","parse-names":false,"suffix":""},{"dropping-particle":"","family":"Hakimian","given":"S.","non-dropping-particle":"","parse-names":false,"suffix":""},{"dropping-particle":"","family":"Ramsey","given":"N. F.","non-dropping-particle":"","parse-names":false,"suffix":""},{"dropping-particle":"","family":"Ojemann","given":"J. G.","non-dropping-particle":"","parse-names":false,"suffix":""}],"container-title":"Proceedings of the National Academy of Sciences","id":"ITEM-5","issue":"45","issued":{"date-parts":[["2012"]]},"page":"18583-18588","title":"Sleep spindles are locally modulated by training on a brain-computer interface","type":"article-journal","volume":"109"},"uris":["http://www.mendeley.com/documents/?uuid=9fbd4c5d-bcf7-4346-a777-fe62e9d1ff6e"]}],"mendeley":{"formattedCitation":"(Barakat et al. 2011; Fogel and Smith 2006; Johnson et al. 2012; Nishida and Walker 2007; Ramanathan, Gulati, and Ganguly 2015)","plainTextFormattedCitation":"(Barakat et al. 2011; Fogel and Smith 2006; Johnson et al. 2012; Nishida and Walker 2007; Ramanathan, Gulati, and Ganguly 2015)","previouslyFormattedCitation":"(Barakat et al. 2011; Fogel and Smith 2006; Johnson et al. 2012; Nishida and Walker 2007; Ramanathan, Gulati, and Ganguly 2015)"},"properties":{"noteIndex":0},"schema":"https://github.com/citation-style-language/schema/raw/master/csl-citation.json"}</w:instrText>
      </w:r>
      <w:r w:rsidR="007C5563">
        <w:rPr>
          <w:rStyle w:val="FootnoteReference"/>
        </w:rPr>
        <w:fldChar w:fldCharType="separate"/>
      </w:r>
      <w:r w:rsidR="00AF64B5" w:rsidRPr="00AF64B5">
        <w:rPr>
          <w:noProof/>
        </w:rPr>
        <w:t>(Barakat et al. 2011; Fogel and Smith 2006; Johnson et al. 2012; Nishida and Walker 2007; Ramanathan, Gulati, and Ganguly 2015)</w:t>
      </w:r>
      <w:r w:rsidR="007C5563">
        <w:rPr>
          <w:rStyle w:val="FootnoteReference"/>
        </w:rPr>
        <w:fldChar w:fldCharType="end"/>
      </w:r>
      <w:r w:rsidR="004D52A6">
        <w:t>.</w:t>
      </w:r>
      <w:r>
        <w:t xml:space="preserve"> </w:t>
      </w:r>
      <w:r w:rsidR="00DD2F55">
        <w:t xml:space="preserve">Moreover, </w:t>
      </w:r>
      <w:r w:rsidR="00DD2F55" w:rsidRPr="00DD2F55">
        <w:t xml:space="preserve">slow oscillations (SO) </w:t>
      </w:r>
      <w:r w:rsidR="00DD2F55">
        <w:t xml:space="preserve">during NREM </w:t>
      </w:r>
      <w:r w:rsidR="00BF06E9">
        <w:t xml:space="preserve">sleep </w:t>
      </w:r>
      <w:r w:rsidR="00DD2F55" w:rsidRPr="00DD2F55">
        <w:t xml:space="preserve">have been linked to offline processing </w:t>
      </w:r>
      <w:r w:rsidR="00DD2F55">
        <w:t xml:space="preserve">of awake experiences </w:t>
      </w:r>
      <w:r w:rsidR="00DD2F55" w:rsidRPr="00DD2F55">
        <w:t>during sleep</w:t>
      </w:r>
      <w:r w:rsidR="00DD2F55">
        <w:t xml:space="preserve"> </w:t>
      </w:r>
      <w:r w:rsidR="002B5ECD">
        <w:fldChar w:fldCharType="begin" w:fldLock="1"/>
      </w:r>
      <w:r w:rsidR="005077F2">
        <w:instrText>ADDIN CSL_CITATION {"citationItems":[{"id":"ITEM-1","itemData":{"DOI":"10.1126/science.aaf0902","ISBN":"9780874216561","ISSN":"0036-8075","PMID":"27080103","abstract":"During tactile perception, long-range intracortical top-down axonal projections are essential for processing sensory information.Whether these projections regulate sleep-dependent long- termmemory consolidation is unknown.We altered top-down inputs fromhigher-order cortex to sensory cortex during sleep and examined the consolidation of memories acquired earlier during awake texture perception. Mice learned novel textures and consolidated them during sleep.Within the first hour of non–rapid eye movement (NREM) sleep, optogenetic inhibition of top-down projecting axons fromsecondary motor cortex (M2) to primary somatosensory cortex (S1) impaired sleep-dependent reactivation of S1 neurons and memory consolidation. In NREM sleep and sleep-deprivation states, closed-loop asynchronous or synchronous M2-S1 coactivation, respectively, reduced or prolonged memory retention.Top-down cortical information flow in NREM sleep is thus required for perceptual memory consolidation.","author":[{"dropping-particle":"","family":"Miyamoto","given":"D.","non-dropping-particle":"","parse-names":false,"suffix":""},{"dropping-particle":"","family":"Hirai","given":"D.","non-dropping-particle":"","parse-names":false,"suffix":""},{"dropping-particle":"","family":"Fung","given":"C. C. A.","non-dropping-particle":"","parse-names":false,"suffix":""},{"dropping-particle":"","family":"Inutsuka","given":"A.","non-dropping-particle":"","parse-names":false,"suffix":""},{"dropping-particle":"","family":"Odagawa","given":"M.","non-dropping-particle":"","parse-names":false,"suffix":""},{"dropping-particle":"","family":"Suzuki","given":"T.","non-dropping-particle":"","parse-names":false,"suffix":""},{"dropping-particle":"","family":"Boehringer","given":"R.","non-dropping-particle":"","parse-names":false,"suffix":""},{"dropping-particle":"","family":"Adaikkan","given":"C.","non-dropping-particle":"","parse-names":false,"suffix":""},{"dropping-particle":"","family":"Matsubara","given":"C.","non-dropping-particle":"","parse-names":false,"suffix":""},{"dropping-particle":"","family":"Matsuki","given":"N.","non-dropping-particle":"","parse-names":false,"suffix":""},{"dropping-particle":"","family":"Fukai","given":"T.","non-dropping-particle":"","parse-names":false,"suffix":""},{"dropping-particle":"","family":"McHugh","given":"T. J.","non-dropping-particle":"","parse-names":false,"suffix":""},{"dropping-particle":"","family":"Yamanaka","given":"A.","non-dropping-particle":"","parse-names":false,"suffix":""},{"dropping-particle":"","family":"Murayama","given":"M.","non-dropping-particle":"","parse-names":false,"suffix":""}],"container-title":"Science","id":"ITEM-1","issue":"6291","issued":{"date-parts":[["2016","6","10"]]},"page":"1315-1318","title":"Top-down cortical input during NREM sleep consolidates perceptual memory","type":"article-journal","volume":"352"},"uris":["http://www.mendeley.com/documents/?uuid=4777d585-d15d-4391-8f8f-5f0967e65d7d"]},{"id":"ITEM-2","itemData":{"DOI":"10.1038/nn.3759","ISBN":"1546-1726 (Electronic)\\r1097-6256 (Linking)","ISSN":"1546-1726","PMID":"24997761","abstract":"Brain-machine interfaces can allow neural control over assistive devices. They also provide an important platform for studying neural plasticity. Recent studies have suggested that optimal engagement of learning is essential for robust neuroprosthetic control. However, little is known about the neural processes that may consolidate a neuroprosthetic skill. On the basis of the growing body of evidence linking slow-wave activity (SWA) during sleep to consolidation, we examined whether there is 'offline' processing after neuroprosthetic learning. Using a rodent model, we found that, after successful learning, task-related units specifically experienced increased locking and coherency to SWA during sleep. Moreover, spike-spike coherence among these units was substantially enhanced. These changes were not present with poor skill acquisition or after control awake periods, demonstrating the specificity of our observations to learning. Notably, the time spent in SWA predicted the performance gains. Thus, SWA appears to be involved in offline processing after neuroprosthetic learning.","author":[{"dropping-particle":"","family":"Gulati","given":"Tanuj","non-dropping-particle":"","parse-names":false,"suffix":""},{"dropping-particle":"","family":"Ramanathan","given":"Dhakshin S","non-dropping-particle":"","parse-names":false,"suffix":""},{"dropping-particle":"","family":"Wong","given":"Chelsea C","non-dropping-particle":"","parse-names":false,"suffix":""},{"dropping-particle":"","family":"Ganguly","given":"Karunesh","non-dropping-particle":"","parse-names":false,"suffix":""}],"container-title":"Nature neuroscience","id":"ITEM-2","issue":"8","issued":{"date-parts":[["2014"]]},"page":"1107-1113","publisher":"Nature Publishing Group","title":"Reactivation of emergent task-related ensembles during slow-wave sleep after neuroprosthetic learning.","type":"article-journal","volume":"17"},"uris":["http://www.mendeley.com/documents/?uuid=358461e7-f05c-4cfe-9e36-f517c46822c5"]},{"id":"ITEM-3","itemData":{"DOI":"10.1038/nn.4601","ISBN":"1546-1726 (Electronic)\r1097-6256 (Linking)","ISSN":"15461726","PMID":"28692062","abstract":"social movements interact in some way with the institutions they seek to change, and because activists engage in ongoing attempts to shape these interactions. Using data from the complementary and alternative medicine (CAM) movement in California and hospitals in New York and Massachusetts, I identify how physicians and hospitals respond to the CAM movement, and how activists perceive each response. \\nUsing social movement and institutional theories, this study illustrates that social movements can penetrate and reshape formal organisations, because established organisations have permeable boundaries. Organisational responses to activism can take the form of avoidance, compromise, acquiescence, manipulation or defiance. Activists vary in their response to these outcomes, because activists are not unanimous in their goals. These outcomes result from continual negotiation between CAM activists and organisational actors, and within each group. Thus, the outcomes are constantly evolving.\u0002\\n\u0004","author":[{"dropping-particle":"","family":"Gulati","given":"Tanuj","non-dropping-particle":"","parse-names":false,"suffix":""},{"dropping-particle":"","family":"Guo","given":"Ling","non-dropping-particle":"","parse-names":false,"suffix":""},{"dropping-particle":"","family":"Ramanathan","given":"Dhakshin S.","non-dropping-particle":"","parse-names":false,"suffix":""},{"dropping-particle":"","family":"Bodepudi","given":"Anitha","non-dropping-particle":"","parse-names":false,"suffix":""},{"dropping-particle":"","family":"Ganguly","given":"Karunesh","non-dropping-particle":"","parse-names":false,"suffix":""}],"container-title":"Nature Neuroscience","id":"ITEM-3","issue":"9","issued":{"date-parts":[["2017"]]},"page":"1277-1284","title":"Neural reactivations during sleep determine network credit assignment","type":"article-journal","volume":"20"},"uris":["http://www.mendeley.com/documents/?uuid=cd61ef11-4d8b-4d9d-9abd-685225ee81ff"]},{"id":"ITEM-4","itemData":{"DOI":"10.1371/journal.pbio.1002263","ISBN":"1544-9173","ISSN":"15457885","PMID":"26382320","abstract":"Despite many prior studies demonstrating offline behavioral gains in motor skills after sleep, the underlying neural mechanisms remain poorly understood. To investigate the neurophysiological basis for offline gains, we performed single-unit recordings in motor cortex as rats learned a skilled upper-limb task. We found that sleep improved movement speed with preservation of accuracy. These offline improvements were linked to both replay of task-related ensembles during non-rapid eye movement (NREM) sleep and temporal shifts that more tightly bound motor cortical ensembles to movements; such offline gains and temporal shifts were not evident with sleep restriction. Interestingly, replay was linked to the coincidence of slow-wave events and bursts of spindle activity. Neurons that experienced the most consistent replay also underwent the most significant temporal shift and binding to the motor task. Significantly, replay and the associated performance gains after sleep only occurred when animals first learned the skill; continued practice during later stages of learning (i.e., after motor kinematics had stabilized) did not show evidence of replay. Our results highlight how replay of synchronous neural activity during sleep mediates large-scale neural plasticity and stabilizes kinematics during early motor learning.","author":[{"dropping-particle":"","family":"Ramanathan","given":"Dhakshin S.","non-dropping-particle":"","parse-names":false,"suffix":""},{"dropping-particle":"","family":"Gulati","given":"Tanuj","non-dropping-particle":"","parse-names":false,"suffix":""},{"dropping-particle":"","family":"Ganguly","given":"Karunesh","non-dropping-particle":"","parse-names":false,"suffix":""}],"container-title":"PLoS Biology","id":"ITEM-4","issue":"9","issued":{"date-parts":[["2015"]]},"page":"1-25","title":"Sleep-Dependent Reactivation of Ensembles in Motor Cortex Promotes Skill Consolidation","type":"article-journal","volume":"13"},"uris":["http://www.mendeley.com/documents/?uuid=75b00b81-d302-43f5-ac13-086621a1a236"]},{"id":"ITEM-5","itemData":{"DOI":"10.1038/nature05278","ISBN":"1476-4687 (Electronic) 0028-0836 (Linking)","ISSN":"14764687","PMID":"17086200","abstract":"There is compelling evidence that sleep contributes to the long-term consolidation of new memories. This function of sleep has been linked to slow (&lt;1 Hz) potential oscillations, which predominantly arise from the prefrontal neocortex and characterize slow wave sleep. However, oscillations in brain potentials are commonly considered to be mere epiphenomena that reflect synchronized activity arising from neuronal networks, which links the membrane and synaptic processes of these neurons in time. Whether brain potentials and their extracellular equivalent have any physiological meaning per se is unclear, but can easily be investigated by inducing the extracellular oscillating potential fields of interest. Here we show that inducing slow oscillation-like potential fields by transcranial application of oscillating potentials (0.75 Hz) during early nocturnal non-rapid-eye-movement sleep, that is, a period of emerging slow wave sleep, enhances the retention of hippocampus-dependent declarative memories in healthy humans. The slowly oscillating potential stimulation induced an immediate increase in slow wave sleep, endogenous cortical slow oscillations and slow spindle activity in the frontal cortex. Brain stimulation with oscillations at 5 Hz--another frequency band that normally predominates during rapid-eye-movement sleep--decreased slow oscillations and left declarative memory unchanged. Our findings indicate that endogenous slow potential oscillations have a causal role in the sleep-associated consolidation of memory, and that this role is enhanced by field effects in cortical extracellular space.","author":[{"dropping-particle":"","family":"Marshall","given":"Lisa","non-dropping-particle":"","parse-names":false,"suffix":""},{"dropping-particle":"","family":"Helgadóttir","given":"Halla","non-dropping-particle":"","parse-names":false,"suffix":""},{"dropping-particle":"","family":"Mölle","given":"Matthias","non-dropping-particle":"","parse-names":false,"suffix":""},{"dropping-particle":"","family":"Born","given":"Jan","non-dropping-particle":"","parse-names":false,"suffix":""}],"container-title":"Nature","id":"ITEM-5","issue":"7119","issued":{"date-parts":[["2006"]]},"page":"610-613","title":"Boosting slow oscillations during sleep potentiates memory","type":"article-journal","volume":"444"},"uris":["http://www.mendeley.com/documents/?uuid=6f660bae-378e-4b4e-aaae-138da2727762"]},{"id":"ITEM-6","itemData":{"DOI":"10.1073/pnas.0402820101","ISSN":"0027-8424","author":[{"dropping-particle":"","family":"Molle","given":"M.","non-dropping-particle":"","parse-names":false,"suffix":""},{"dropping-particle":"","family":"Marshall","given":"Lisa","non-dropping-particle":"","parse-names":false,"suffix":""},{"dropping-particle":"","family":"Gais","given":"Steffen","non-dropping-particle":"","parse-names":false,"suffix":""},{"dropping-particle":"","family":"Born","given":"Jan","non-dropping-particle":"","parse-names":false,"suffix":""}],"container-title":"Proceedings of the National Academy of Sciences","id":"ITEM-6","issue":"38","issued":{"date-parts":[["2004","9","21"]]},"page":"13963-13968","title":"Learning increases human electroencephalographic coherence during subsequent slow sleep oscillations","type":"article-journal","volume":"101"},"uris":["http://www.mendeley.com/documents/?uuid=b93a8778-7be3-4d2e-a5dc-a47a008509ff"]},{"id":"ITEM-7","itemData":{"ISSN":"0896-6273","PMID":"12597855","abstract":"Spontaneous brain oscillations during states of vigilance are associated with neuronal plasticity due to rhythmic spike bursts and spike trains fired by thalamic and neocortical neurons during low-frequency rhythms that characterize slow-wave sleep and fast rhythms occurring during waking and REM sleep. Intracellular recordings from thalamic and related cortical neurons in vivo demonstrate that, during natural slow-wave sleep oscillations or their experimental models, both thalamic and cortical neurons progressively enhance their responsiveness. This potentiation lasts for several minutes after the end of oscillatory periods. Cortical neurons display self-sustained activity, similar to responses evoked during previous epochs of stimulation, despite the fact that thalamic neurons remain under a powerful hyperpolarizing pressure. These data suggest that, far from being a quiescent state during which the cortex and subcortical structures are globally inhibited, slow-wave sleep may consolidate memory traces acquired during wakefulness in corticothalamic networks. Similar phenomena occur as a consequence of fast oscillations during brain-activated states.","author":[{"dropping-particle":"","family":"Steriade","given":"Mircea","non-dropping-particle":"","parse-names":false,"suffix":""},{"dropping-particle":"","family":"Timofeev","given":"Igor","non-dropping-particle":"","parse-names":false,"suffix":""}],"container-title":"Neuron","id":"ITEM-7","issue":"4","issued":{"date-parts":[["2003","2","20"]]},"page":"563-76","title":"Neuronal plasticity in thalamocortical networks during sleep and waking oscillations.","type":"article-journal","volume":"37"},"uris":["http://www.mendeley.com/documents/?uuid=addbff9d-0d6f-4247-b988-16d5f334852d"]}],"mendeley":{"formattedCitation":"(Gulati et al. 2014, 2017; Marshall et al. 2006; Miyamoto et al. 2016; Molle et al. 2004; Ramanathan et al. 2015; Steriade and Timofeev 2003)","plainTextFormattedCitation":"(Gulati et al. 2014, 2017; Marshall et al. 2006; Miyamoto et al. 2016; Molle et al. 2004; Ramanathan et al. 2015; Steriade and Timofeev 2003)","previouslyFormattedCitation":"(Gulati et al. 2014, 2017; Marshall et al. 2006; Miyamoto et al. 2016; Molle et al. 2004; Ramanathan et al. 2015; Steriade and Timofeev 2003)"},"properties":{"noteIndex":0},"schema":"https://github.com/citation-style-language/schema/raw/master/csl-citation.json"}</w:instrText>
      </w:r>
      <w:r w:rsidR="002B5ECD">
        <w:fldChar w:fldCharType="separate"/>
      </w:r>
      <w:r w:rsidR="00BF06E9" w:rsidRPr="00BF06E9">
        <w:rPr>
          <w:noProof/>
        </w:rPr>
        <w:t>(Gulati et al. 2014, 2017; Marshall et al. 2006; Miyamoto et al. 2016; Molle et al. 2004; Ramanathan et al. 2015; Steriade and Timofeev 2003)</w:t>
      </w:r>
      <w:r w:rsidR="002B5ECD">
        <w:fldChar w:fldCharType="end"/>
      </w:r>
      <w:r w:rsidR="00DD2F55" w:rsidRPr="00DD2F55">
        <w:t>.</w:t>
      </w:r>
    </w:p>
    <w:p w14:paraId="3942F59C" w14:textId="77777777" w:rsidR="00DD2F55" w:rsidRPr="00DD2F55" w:rsidRDefault="00DD2F55" w:rsidP="00DD2F55"/>
    <w:p w14:paraId="57988128" w14:textId="662756BB" w:rsidR="007D2B87" w:rsidRDefault="007D2B87" w:rsidP="00AE6898">
      <w:r>
        <w:t xml:space="preserve">There is growing evidence that “nesting” </w:t>
      </w:r>
      <w:r w:rsidR="00C4380F">
        <w:t xml:space="preserve">of </w:t>
      </w:r>
      <w:r>
        <w:t xml:space="preserve">SO </w:t>
      </w:r>
      <w:r w:rsidR="00C4380F">
        <w:t xml:space="preserve">with </w:t>
      </w:r>
      <w:r>
        <w:t>spindles may be particularly important</w:t>
      </w:r>
      <w:r w:rsidR="00C4380F">
        <w:t xml:space="preserve"> for offline processing</w:t>
      </w:r>
      <w:r>
        <w:t xml:space="preserve">. </w:t>
      </w:r>
      <w:r w:rsidR="00C4380F">
        <w:t xml:space="preserve">For putative hippocampus dependent tasks, </w:t>
      </w:r>
      <w:r w:rsidR="00C433DD">
        <w:t xml:space="preserve">the </w:t>
      </w:r>
      <w:r w:rsidR="005077F2">
        <w:t>coordination</w:t>
      </w:r>
      <w:r w:rsidR="00C433DD">
        <w:t xml:space="preserve"> of</w:t>
      </w:r>
      <w:r w:rsidR="00C4380F">
        <w:t xml:space="preserve"> thalamocortical spindles, SO</w:t>
      </w:r>
      <w:r w:rsidR="00DB7FEF">
        <w:t>,</w:t>
      </w:r>
      <w:r w:rsidR="00C4380F">
        <w:t xml:space="preserve"> and sharp-wave ripples appear to promote consolidation through hierarchical nesting, in which higher frequency oscillations are embedded (“</w:t>
      </w:r>
      <w:r w:rsidR="00C4380F" w:rsidRPr="002962C2">
        <w:rPr>
          <w:i/>
        </w:rPr>
        <w:t>nested</w:t>
      </w:r>
      <w:r w:rsidR="00C4380F">
        <w:rPr>
          <w:i/>
        </w:rPr>
        <w:t>”</w:t>
      </w:r>
      <w:r w:rsidR="00C4380F">
        <w:t xml:space="preserve">) within lower frequency oscillations </w:t>
      </w:r>
      <w:r w:rsidR="00C4380F">
        <w:rPr>
          <w:rStyle w:val="FootnoteReference"/>
        </w:rPr>
        <w:fldChar w:fldCharType="begin" w:fldLock="1"/>
      </w:r>
      <w:r w:rsidR="003C3200">
        <w:instrText>ADDIN CSL_CITATION {"citationItems":[{"id":"ITEM-1","itemData":{"DOI":"10.1371/journal.pone.0144720","ISBN":"1932-6203","ISSN":"19326203","PMID":"26671283","abstract":"Sleep, specifically non-rapid eye movement (NREM) sleep, is thought to play a critical role in the consolidation of recent memories. Two main oscillatory activities observed during NREM, cortical slow oscillations (SO, 0.5-1.0 Hz) and thalamic spindles (12-15 Hz), have been shown to independently correlate with memory improvement. Yet, it is not known how these thalamocortical events interact, or the significance of this interaction, during the consolidation process. Here, we found that systemic administration of the GABAergic drug (zolpidem) increased both the phase-amplitude coupling between SO and spindles, and verbal memory improvement in humans. These results suggest that thalamic spindles that occur during transitions to the cortical SO Up state are optimal for memory consolidation. Our study predicts that the timely interactions between cortical and thalamic events during consolidation, contribute to memory improvement and is mediated by the level of inhibitory neurotransmission.","author":[{"dropping-particle":"","family":"Niknazar","given":"Mohammad","non-dropping-particle":"","parse-names":false,"suffix":""},{"dropping-particle":"","family":"Krishnan","given":"Giri P.","non-dropping-particle":"","parse-names":false,"suffix":""},{"dropping-particle":"","family":"Bazhenov","given":"Maxim","non-dropping-particle":"","parse-names":false,"suffix":""},{"dropping-particle":"","family":"Mednick","given":"Sara C.","non-dropping-particle":"","parse-names":false,"suffix":""}],"container-title":"PLoS ONE","id":"ITEM-1","issue":"12","issued":{"date-parts":[["2015"]]},"page":"1-14","title":"Coupling of thalamocortical sleep oscillations are important for memory consolidation in humans","type":"article-journal","volume":"10"},"uris":["http://www.mendeley.com/documents/?uuid=a3e285d1-a901-4d73-94d2-70e834079501"]},{"id":"ITEM-2","itemData":{"DOI":"11124996","ISBN":"0270-6474","ISSN":"0270-6474","PMID":"8340808","abstract":"As most afferent axons to the thalamus originate in the cerebral cortex, we assumed that the slow (&lt; 1 Hz) cortical oscillation described in the two companion articles is reflected in reticular (RE) thalamic and thalamocortical cells. We hypothesized that the cortically generated slow rhythm would appear in the thalamus in conjunction with delta and spindle oscillations arising from intrinsic and network properties of thalamic neurons. Intracellular recordings have been obtained in anesthetized cats from RE (n = 51) and cortically projecting (n = 240) thalamic neurons. RE cells were physiologically identified by cortically evoked high-frequency spike bursts and depolarizing spindle oscillations. Thalamocortical cells were recognized by backfiring from appropriate neocortical areas, spindle-related cyclic IPSPs, and hyperpolarization-activated delta oscillation consisting of rhythmic low-threshold spikes (LTSs) alternating with afterhyperpolarizing potentials (AHPs). The slow rhythm (0.3-0.5 Hz) was recorded in 65% of RE neurons. In approximately 90% of oscillating cells, the rhythm consisted of prolonged depolarizations giving rise to trains of single action potentials. DC hyperpolarization increased the synaptic noise and, in a few cells, suppressed the long-lasting depolarizing phase of the slow rhythm, without blocking the fast EPSPs. In approximately 10% of oscillating neurons, the hyperpolarizing phase of the oscillation was much more pronounced, thus suggesting that the slow rhythm was produced by inhibitory sculpturing of the background firing. The slow oscillation was associated with faster rhythms (4-8 Hz) in the same RE neuron. The slow rhythm of RE neurons was closely related to EEG wave complexes recurring with the same frequency, and its strong dependency upon a synchronized state of cortical EEG was observed during shifts in EEG patterns at different levels of anesthesia. In 44% of thalamocortical cells the slow rhythm of depolarizing sequences was apparent and it could coexist with delta or spindle oscillations in the same neuron. The occurrence of the slowly recurring depolarizing envelopes was delayed by the hyperpolarizing spindle sequences or by the LTS-AHP sequences of delta oscillation. The hyperpolarization-activated delta potentials that tended to dampen after a few cycles were grouped in sequences recurring with the slow rhythm. We finally propose a unified scenario of the genesis of the three major sleep rhythms: slow, delta, an…","author":[{"dropping-particle":"","family":"Steriade","given":"M.","non-dropping-particle":"","parse-names":false,"suffix":""},{"dropping-particle":"","family":"Contreras","given":"D.","non-dropping-particle":"","parse-names":false,"suffix":""},{"dropping-particle":"","family":"Curró Dossi","given":"R.","non-dropping-particle":"","parse-names":false,"suffix":""},{"dropping-particle":"","family":"Nuñez","given":"A.","non-dropping-particle":"","parse-names":false,"suffix":""}],"container-title":"The Journal of neuroscience : the official journal of the Society for Neuroscience","id":"ITEM-2","issue":"August","issued":{"date-parts":[["1993"]]},"page":"3284-99","title":"The slow (&lt; 1 Hz) oscillation in reticular thalamic and thalamocortical neurons: scenario of sleep rhythm generation in interacting thalamic and neocortical networks","type":"article-journal","volume":"13"},"uris":["http://www.mendeley.com/documents/?uuid=1241c170-4905-4b19-b2f6-61708e7c824f"]},{"id":"ITEM-3","itemData":{"DOI":"10.1523/JNEUROSCI.1953-14.2014","ISBN":"1529-2401 (Electronic)\\r0270-6474 (Linking)","ISSN":"0270-6474","PMID":"25505340","abstract":"Large-amplitude sleep slow oscillations group faster neuronal oscillations and are of functional relevance for memory performance. However, relatively little is known about the impact of slow oscillations on functionally coupled networks. Here, we provide a comprehensive view on how human slow oscillatory dynamics influence various measures of brain processing. We demonstrate that slow oscillations coordinate interregional cortical communication, as assessed by phase synchrony in the sleep spindle frequency range and cross-frequency coupling between spindle and beta activity. Furthermore, we show that the organizing role of slow oscillations is restricted to circumscribed topographical areas. These findings add importantly to our basic understanding of the orchestrating role of slow oscillations. In addition, they are of considerable relevance for accounts of sleep-dependent memory reprocessing and consolidation.","author":[{"dropping-particle":"","family":"Cox","given":"R.","non-dropping-particle":"","parse-names":false,"suffix":""},{"dropping-particle":"","family":"Driel","given":"J.","non-dropping-particle":"van","parse-names":false,"suffix":""},{"dropping-particle":"","family":"Boer","given":"M.","non-dropping-particle":"de","parse-names":false,"suffix":""},{"dropping-particle":"","family":"Talamini","given":"L. M.","non-dropping-particle":"","parse-names":false,"suffix":""}],"container-title":"Journal of Neuroscience","id":"ITEM-3","issue":"50","issued":{"date-parts":[["2014"]]},"page":"16890-16901","title":"Slow Oscillations during Sleep Coordinate Interregional Communication in Cortical Networks","type":"article-journal","volume":"34"},"uris":["http://www.mendeley.com/documents/?uuid=2e166fee-c3e2-49af-8c9f-ba5a61ddf21a"]},{"id":"ITEM-4","itemData":{"DOI":"22/24/10941 [pii]","ISBN":"1529-2401 (Electronic)\\r0270-6474 (Linking)","ISSN":"1529-2401","PMID":"12486189","abstract":"Based on findings primarily in cats, the grouping of spindle activity and fast brain oscillations by slow oscillations during slow-wave sleep (SWS) has been proposed to represent an essential feature in the processing of memories during sleep. We examined whether a comparable grouping of spindle and fast activity coinciding with slow oscillations can be found in human SWS. For negative and positive half-waves of slow oscillations (dominant frequency, 0.7-0.8 Hz) identified during SWS in humans (n = 13), wave-triggered averages of root mean square (rms) activity in the theta (4-8 Hz), alpha (8-12 Hz), spindle (12-15 Hz), and beta (15-25 Hz) range were formed. Slow positive half-waves were linked to a pronounced and microV (23.4%; p &lt; 0.001, with reference to baseline) at the midline central electrode (Cz). In contrast, spindle activity was suppressed during slow negative half-waves, on average by -0.65 +/- 0.06 microV at Cz (-22%; p &lt; 0.001). An increase in spindle activity 400-500 msec after negative half-waves was more than twofold the increase during slow positive half-waves (p &lt; 0.001). A similar although less pronounced dynamic was observed for beta activity, but not for alpha and theta frequencies. Discrete spindles identified during stages 2 and 3 of non-rapid eye movement (REM) sleep coincided with a discrete slow positive half-wave-like potential preceded by a pronounced negative half-wave (p &lt; 0.01). These results provide the first evidence in humans of grouping of spindle and beta activity during slow oscillations. They support the concept that phases of cortical depolarization during slow oscillations, reflected by surface-positive (depth-negative) field potentials, drive the thalamocortical spindle activity. The drive is particularly strong during cortical depolarization, expressed as surface-positive field potentials.","author":[{"dropping-particle":"","family":"Mölle","given":"Matthias","non-dropping-particle":"","parse-names":false,"suffix":""},{"dropping-particle":"","family":"Marshall","given":"Lisa","non-dropping-particle":"","parse-names":false,"suffix":""},{"dropping-particle":"","family":"Gais","given":"Steffen","non-dropping-particle":"","parse-names":false,"suffix":""},{"dropping-particle":"","family":"Born","given":"Jan","non-dropping-particle":"","parse-names":false,"suffix":""}],"container-title":"The Journal of Neuroscience","id":"ITEM-4","issue":"24","issued":{"date-parts":[["2002"]]},"page":"10941-10947","title":"Grouping of spindle activity during slow oscillations in human non-rapid eye movement sleep.","type":"article-journal","volume":"22"},"uris":["http://www.mendeley.com/documents/?uuid=dc1f9999-333f-4023-accd-42bc600b739d"]},{"id":"ITEM-5","itemData":{"DOI":"10.1111/j.1460-9568.2009.06654.x","ISBN":"1460-9568 (Electronic)\\r0953-816X (Linking)","ISSN":"0953816X","PMID":"19245368","abstract":"The mechanisms underlying off-line consolidation of memory during sleep are elusive. Learning of hippocampus-dependent tasks increases neocortical slow oscillation synchrony, and thalamocortical spindle and hippocampal ripple activity during subsequent non-rapid eye movement sleep. Slow oscillations representing an oscillation between global neocortical states of increased (up-state) and decreased (down-state) neuronal firing temporally group thalamic spindle and hippocampal ripple activity, which both occur preferentially during slow oscillation up-states. Here we examined whether slow oscillations also group learning-induced increases in spindle and ripple activity, thereby providing time-frames of facilitated hippocampus-to-neocortical information transfer underlying the conversion of temporary into long-term memories. Learning (word-pairs in humans, odor-reward associations in rats) increased slow oscillation up-states and, in humans, shaped the timing of down-states. Slow oscillations grouped spindle and rat ripple activity into up-states under basal conditions. Prior learning produced in humans an increase in spindle activity focused on slow oscillation up-states. In rats, learning induced a distinct increase in spindle and ripple activity that was not synchronized to up-states. Event-correlation histograms indicated an increase in spindle activity with the occurrence of ripples. This increase was prolonged after learning, suggesting a direct temporal tuning between ripples and spindles. The lack of a grouping effect of slow oscillations on learning-induced spindles and ripples in rats, together with the less pronounced effects of learning on slow oscillations, presumably reflects a weaker dependence of odor learning on thalamo-neocortical circuitry. Slow oscillations might provide an effective temporal frame for hippocampus-to-neocortical information transfer only when thalamo-neocortical systems are already critically involved during learning.","author":[{"dropping-particle":"","family":"Mölle","given":"Matthias","non-dropping-particle":"","parse-names":false,"suffix":""},{"dropping-particle":"","family":"Eschenko","given":"Oxana","non-dropping-particle":"","parse-names":false,"suffix":""},{"dropping-particle":"","family":"Gais","given":"Steffen","non-dropping-particle":"","parse-names":false,"suffix":""},{"dropping-particle":"","family":"Sara","given":"Susan J.","non-dropping-particle":"","parse-names":false,"suffix":""},{"dropping-particle":"","family":"Born","given":"Jan","non-dropping-particle":"","parse-names":false,"suffix":""}],"container-title":"European Journal of Neuroscience","id":"ITEM-5","issue":"5","issued":{"date-parts":[["2009"]]},"page":"1071-1081","title":"The influence of learning on sleep slow oscillations and associated spindles and ripples in humans and rats","type":"article-journal","volume":"29"},"uris":["http://www.mendeley.com/documents/?uuid=8168ff6b-bc49-4206-b0f0-1ab442d6cc99"]}],"mendeley":{"formattedCitation":"(Cox et al. 2014; Mölle et al. 2002, 2009; Niknazar et al. 2015; M. Steriade et al. 1993)","plainTextFormattedCitation":"(Cox et al. 2014; Mölle et al. 2002, 2009; Niknazar et al. 2015; M. Steriade et al. 1993)","previouslyFormattedCitation":"(Cox et al. 2014; Mölle et al. 2002, 2009; Niknazar et al. 2015; M. Steriade et al. 1993)"},"properties":{"noteIndex":0},"schema":"https://github.com/citation-style-language/schema/raw/master/csl-citation.json"}</w:instrText>
      </w:r>
      <w:r w:rsidR="00C4380F">
        <w:rPr>
          <w:rStyle w:val="FootnoteReference"/>
        </w:rPr>
        <w:fldChar w:fldCharType="separate"/>
      </w:r>
      <w:r w:rsidR="00AF64B5" w:rsidRPr="00AF64B5">
        <w:rPr>
          <w:noProof/>
        </w:rPr>
        <w:t>(Cox et al. 2014; Mölle et al. 2002, 2009; Niknazar et al. 2015; M. Steriade et al. 1993)</w:t>
      </w:r>
      <w:r w:rsidR="00C4380F">
        <w:rPr>
          <w:rStyle w:val="FootnoteReference"/>
        </w:rPr>
        <w:fldChar w:fldCharType="end"/>
      </w:r>
      <w:r w:rsidR="00C4380F">
        <w:t>. Interestingly, a</w:t>
      </w:r>
      <w:r>
        <w:t xml:space="preserve"> recent </w:t>
      </w:r>
      <w:r w:rsidR="00C4380F">
        <w:t xml:space="preserve">study </w:t>
      </w:r>
      <w:r>
        <w:t>selectively silenced or induced sleep spindles during a contextual fear conditioning task</w:t>
      </w:r>
      <w:r w:rsidR="00C4380F">
        <w:t xml:space="preserve"> and found concordant changes in behavior</w:t>
      </w:r>
      <w:r>
        <w:t xml:space="preserve"> </w:t>
      </w:r>
      <w:r>
        <w:rPr>
          <w:rStyle w:val="FootnoteReference"/>
        </w:rPr>
        <w:fldChar w:fldCharType="begin" w:fldLock="1"/>
      </w:r>
      <w:r w:rsidR="003C3200">
        <w:instrText>ADDIN CSL_CITATION {"citationItems":[{"id":"ITEM-1","itemData":{"DOI":"10.1016/j.neuron.2017.06.025","ISSN":"08966273","PMID":"28689981","author":[{"dropping-particle":"V.","family":"Latchoumane","given":"Charles-Francois","non-dropping-particle":"","parse-names":false,"suffix":""},{"dropping-particle":"V.","family":"Ngo","given":"Hong-Viet","non-dropping-particle":"","parse-names":false,"suffix":""},{"dropping-particle":"","family":"Born","given":"Jan","non-dropping-particle":"","parse-names":false,"suffix":""},{"dropping-particle":"","family":"Shin","given":"Hee-Sup","non-dropping-particle":"","parse-names":false,"suffix":""}],"container-title":"Neuron","id":"ITEM-1","issued":{"date-parts":[["2017"]]},"page":"1-12","publisher":"Elsevier Inc.","title":"Thalamic Spindles Promote Memory Formation during Sleep through Triple Phase-Locking of Cortical, Thalamic, and Hippocampal Rhythms","type":"article-journal"},"uris":["http://www.mendeley.com/documents/?uuid=30fc5cbf-d864-4bbb-9c20-d844071b0566"]}],"mendeley":{"formattedCitation":"(Latchoumane et al. 2017)","plainTextFormattedCitation":"(Latchoumane et al. 2017)","previouslyFormattedCitation":"(Latchoumane et al. 2017)"},"properties":{"noteIndex":0},"schema":"https://github.com/citation-style-language/schema/raw/master/csl-citation.json"}</w:instrText>
      </w:r>
      <w:r>
        <w:rPr>
          <w:rStyle w:val="FootnoteReference"/>
        </w:rPr>
        <w:fldChar w:fldCharType="separate"/>
      </w:r>
      <w:r w:rsidR="00AF64B5" w:rsidRPr="00AF64B5">
        <w:rPr>
          <w:noProof/>
        </w:rPr>
        <w:t>(Latchoumane et al. 2017)</w:t>
      </w:r>
      <w:r>
        <w:rPr>
          <w:rStyle w:val="FootnoteReference"/>
        </w:rPr>
        <w:fldChar w:fldCharType="end"/>
      </w:r>
      <w:r>
        <w:t xml:space="preserve">, confirming that </w:t>
      </w:r>
      <w:r w:rsidR="00C4380F">
        <w:t xml:space="preserve">nesting </w:t>
      </w:r>
      <w:r>
        <w:t>play</w:t>
      </w:r>
      <w:r w:rsidR="00C4380F">
        <w:t>s</w:t>
      </w:r>
      <w:r>
        <w:t xml:space="preserve"> a causal role in learning.</w:t>
      </w:r>
      <w:r w:rsidR="00C4380F">
        <w:t xml:space="preserve"> </w:t>
      </w:r>
      <w:r w:rsidR="005077F2">
        <w:t>In</w:t>
      </w:r>
      <w:r w:rsidR="00C4380F">
        <w:t xml:space="preserve"> motor learning</w:t>
      </w:r>
      <w:r w:rsidR="005077F2">
        <w:t xml:space="preserve"> paradigms</w:t>
      </w:r>
      <w:r w:rsidR="00C4380F">
        <w:t xml:space="preserve">, </w:t>
      </w:r>
      <w:r w:rsidR="008A4540">
        <w:t>both</w:t>
      </w:r>
      <w:r w:rsidR="00C4380F">
        <w:t xml:space="preserve"> spindles </w:t>
      </w:r>
      <w:r w:rsidR="008A4540">
        <w:t>and</w:t>
      </w:r>
      <w:r w:rsidR="00C4380F">
        <w:t xml:space="preserve"> SO </w:t>
      </w:r>
      <w:r w:rsidR="008A4540">
        <w:t>are</w:t>
      </w:r>
      <w:r w:rsidR="00C4380F">
        <w:t xml:space="preserve"> correlated with</w:t>
      </w:r>
      <w:r w:rsidR="008A4540">
        <w:t xml:space="preserve"> the</w:t>
      </w:r>
      <w:r w:rsidR="00C4380F">
        <w:t xml:space="preserve"> reactivation of awake experiences and offline performance gains</w:t>
      </w:r>
      <w:r w:rsidR="005077F2">
        <w:t xml:space="preserve"> </w:t>
      </w:r>
      <w:r w:rsidR="005077F2">
        <w:fldChar w:fldCharType="begin" w:fldLock="1"/>
      </w:r>
      <w:r w:rsidR="003E7786">
        <w:instrText>ADDIN CSL_CITATION {"citationItems":[{"id":"ITEM-1","itemData":{"DOI":"10.1371/journal.pbio.1002263","ISBN":"1544-9173","ISSN":"15457885","PMID":"26382320","abstract":"Despite many prior studies demonstrating offline behavioral gains in motor skills after sleep, the underlying neural mechanisms remain poorly understood. To investigate the neurophysiological basis for offline gains, we performed single-unit recordings in motor cortex as rats learned a skilled upper-limb task. We found that sleep improved movement speed with preservation of accuracy. These offline improvements were linked to both replay of task-related ensembles during non-rapid eye movement (NREM) sleep and temporal shifts that more tightly bound motor cortical ensembles to movements; such offline gains and temporal shifts were not evident with sleep restriction. Interestingly, replay was linked to the coincidence of slow-wave events and bursts of spindle activity. Neurons that experienced the most consistent replay also underwent the most significant temporal shift and binding to the motor task. Significantly, replay and the associated performance gains after sleep only occurred when animals first learned the skill; continued practice during later stages of learning (i.e., after motor kinematics had stabilized) did not show evidence of replay. Our results highlight how replay of synchronous neural activity during sleep mediates large-scale neural plasticity and stabilizes kinematics during early motor learning.","author":[{"dropping-particle":"","family":"Ramanathan","given":"Dhakshin S.","non-dropping-particle":"","parse-names":false,"suffix":""},{"dropping-particle":"","family":"Gulati","given":"Tanuj","non-dropping-particle":"","parse-names":false,"suffix":""},{"dropping-particle":"","family":"Ganguly","given":"Karunesh","non-dropping-particle":"","parse-names":false,"suffix":""}],"container-title":"PLoS Biology","id":"ITEM-1","issue":"9","issued":{"date-parts":[["2015"]]},"page":"1-25","title":"Sleep-Dependent Reactivation of Ensembles in Motor Cortex Promotes Skill Consolidation","type":"article-journal","volume":"13"},"uris":["http://www.mendeley.com/documents/?uuid=75b00b81-d302-43f5-ac13-086621a1a236"]}],"mendeley":{"formattedCitation":"(Ramanathan et al. 2015)","plainTextFormattedCitation":"(Ramanathan et al. 2015)","previouslyFormattedCitation":"(Ramanathan et al. 2015)"},"properties":{"noteIndex":0},"schema":"https://github.com/citation-style-language/schema/raw/master/csl-citation.json"}</w:instrText>
      </w:r>
      <w:r w:rsidR="005077F2">
        <w:fldChar w:fldCharType="separate"/>
      </w:r>
      <w:r w:rsidR="005077F2" w:rsidRPr="005077F2">
        <w:rPr>
          <w:noProof/>
        </w:rPr>
        <w:t>(Ramanathan et al. 2015)</w:t>
      </w:r>
      <w:r w:rsidR="005077F2">
        <w:fldChar w:fldCharType="end"/>
      </w:r>
      <w:r w:rsidR="00A73273">
        <w:t>;</w:t>
      </w:r>
      <w:r w:rsidR="00C4380F">
        <w:t xml:space="preserve"> it remains unclear</w:t>
      </w:r>
      <w:r w:rsidR="00A73273">
        <w:t>, however,</w:t>
      </w:r>
      <w:r w:rsidR="00C4380F">
        <w:t xml:space="preserve"> </w:t>
      </w:r>
      <w:r w:rsidR="004D628F">
        <w:t>if</w:t>
      </w:r>
      <w:r w:rsidR="000162C5">
        <w:t xml:space="preserve"> </w:t>
      </w:r>
      <w:r w:rsidR="00A73273">
        <w:t xml:space="preserve">such </w:t>
      </w:r>
      <w:r w:rsidR="000162C5">
        <w:t xml:space="preserve">cortical </w:t>
      </w:r>
      <w:r w:rsidR="00C4380F">
        <w:t xml:space="preserve">nesting </w:t>
      </w:r>
      <w:r w:rsidR="000162C5">
        <w:t xml:space="preserve">is associated with </w:t>
      </w:r>
      <w:r w:rsidR="00A73273">
        <w:t xml:space="preserve">hippocampal </w:t>
      </w:r>
      <w:r w:rsidR="00C4380F">
        <w:t>sharp</w:t>
      </w:r>
      <w:r w:rsidR="00595184">
        <w:t>-</w:t>
      </w:r>
      <w:r w:rsidR="00C4380F">
        <w:t>wave ripples</w:t>
      </w:r>
      <w:r w:rsidR="003E7786">
        <w:t xml:space="preserve"> </w:t>
      </w:r>
      <w:r w:rsidR="003E7786">
        <w:fldChar w:fldCharType="begin" w:fldLock="1"/>
      </w:r>
      <w:r w:rsidR="00646926">
        <w:instrText>ADDIN CSL_CITATION {"citationItems":[{"id":"ITEM-1","itemData":{"DOI":"10.1371/journal.pbio.1002285","ISSN":"15457885","PMID":"26496145","abstract":"After a memory is formed, it continues to be processed by the brain. These “off-line” pro- cesses consolidate the memory, leading to its enhancement and to changes in memory cir- cuits. Potentially, these memory changes are driven by off-line replay of the pattern of neuronal activity present when the memory was being formed. A new study by Dhaksin Ramanathan and colleagues, published in PLOS Biology, demonstrates that replay occurs predominately after the acquisition of a new motor skill and that it is related to changes in memory performance and to the subsequent changes in memory circuits. Together, these observations reveal the importance of neuronal replay in the consolidation of novel motor skills.","author":[{"dropping-particle":"","family":"Genzel","given":"Lisa","non-dropping-particle":"","parse-names":false,"suffix":""},{"dropping-particle":"","family":"Robertson","given":"Edwin M.","non-dropping-particle":"","parse-names":false,"suffix":""}],"container-title":"PLoS Biology","id":"ITEM-1","issue":"10","issued":{"date-parts":[["2015"]]},"page":"1-9","title":"To Replay, Perchance to Consolidate","type":"article-journal","volume":"13"},"uris":["http://www.mendeley.com/documents/?uuid=ca04093a-909e-4ca0-979f-281cffd70010"]}],"mendeley":{"formattedCitation":"(Genzel and Robertson 2015)","plainTextFormattedCitation":"(Genzel and Robertson 2015)","previouslyFormattedCitation":"(Genzel and Robertson 2015)"},"properties":{"noteIndex":0},"schema":"https://github.com/citation-style-language/schema/raw/master/csl-citation.json"}</w:instrText>
      </w:r>
      <w:r w:rsidR="003E7786">
        <w:fldChar w:fldCharType="separate"/>
      </w:r>
      <w:r w:rsidR="003E7786" w:rsidRPr="003E7786">
        <w:rPr>
          <w:noProof/>
        </w:rPr>
        <w:t>(Genzel and Robertson 2015)</w:t>
      </w:r>
      <w:r w:rsidR="003E7786">
        <w:fldChar w:fldCharType="end"/>
      </w:r>
      <w:r w:rsidR="00C4380F">
        <w:t>.</w:t>
      </w:r>
    </w:p>
    <w:p w14:paraId="66479FCC" w14:textId="60760B7A" w:rsidR="002A3DBD" w:rsidRDefault="002A3DBD" w:rsidP="00AE6898"/>
    <w:p w14:paraId="6CA40E3B" w14:textId="03D8B940" w:rsidR="00474F6B" w:rsidRPr="001E66B7" w:rsidRDefault="000D1465" w:rsidP="00AE6898">
      <w:pPr>
        <w:rPr>
          <w:shd w:val="clear" w:color="auto" w:fill="FFFFFF"/>
        </w:rPr>
      </w:pPr>
      <w:r w:rsidRPr="001A1DA8">
        <w:rPr>
          <w:shd w:val="clear" w:color="auto" w:fill="FFFFFF"/>
        </w:rPr>
        <w:t>Despite the extensive work linking sleep spindles</w:t>
      </w:r>
      <w:r w:rsidR="00C7392E" w:rsidRPr="001A1DA8">
        <w:rPr>
          <w:shd w:val="clear" w:color="auto" w:fill="FFFFFF"/>
        </w:rPr>
        <w:t xml:space="preserve">, </w:t>
      </w:r>
      <w:r w:rsidR="00451563">
        <w:rPr>
          <w:shd w:val="clear" w:color="auto" w:fill="FFFFFF"/>
        </w:rPr>
        <w:t>SO</w:t>
      </w:r>
      <w:r w:rsidR="00E51926">
        <w:rPr>
          <w:shd w:val="clear" w:color="auto" w:fill="FFFFFF"/>
        </w:rPr>
        <w:t>,</w:t>
      </w:r>
      <w:r w:rsidR="00C7392E" w:rsidRPr="001A1DA8">
        <w:rPr>
          <w:shd w:val="clear" w:color="auto" w:fill="FFFFFF"/>
        </w:rPr>
        <w:t xml:space="preserve"> and the phenomenon of nesting to</w:t>
      </w:r>
      <w:r w:rsidRPr="001A1DA8">
        <w:rPr>
          <w:shd w:val="clear" w:color="auto" w:fill="FFFFFF"/>
        </w:rPr>
        <w:t xml:space="preserve"> memory </w:t>
      </w:r>
      <w:r w:rsidR="00B639B0">
        <w:rPr>
          <w:shd w:val="clear" w:color="auto" w:fill="FFFFFF"/>
        </w:rPr>
        <w:t>consolidation</w:t>
      </w:r>
      <w:r w:rsidRPr="001A1DA8">
        <w:rPr>
          <w:shd w:val="clear" w:color="auto" w:fill="FFFFFF"/>
        </w:rPr>
        <w:t xml:space="preserve">, </w:t>
      </w:r>
      <w:r w:rsidR="00C7392E" w:rsidRPr="001A1DA8">
        <w:rPr>
          <w:shd w:val="clear" w:color="auto" w:fill="FFFFFF"/>
        </w:rPr>
        <w:t>little</w:t>
      </w:r>
      <w:r w:rsidRPr="001A1DA8">
        <w:rPr>
          <w:shd w:val="clear" w:color="auto" w:fill="FFFFFF"/>
        </w:rPr>
        <w:t xml:space="preserve"> is understood about </w:t>
      </w:r>
      <w:r w:rsidR="007B6CCC">
        <w:rPr>
          <w:shd w:val="clear" w:color="auto" w:fill="FFFFFF"/>
        </w:rPr>
        <w:t>the relationship between these oscillations,</w:t>
      </w:r>
      <w:r w:rsidR="00C7392E" w:rsidRPr="001A1DA8">
        <w:rPr>
          <w:shd w:val="clear" w:color="auto" w:fill="FFFFFF"/>
        </w:rPr>
        <w:t xml:space="preserve"> </w:t>
      </w:r>
      <w:r w:rsidR="001737FB">
        <w:rPr>
          <w:shd w:val="clear" w:color="auto" w:fill="FFFFFF"/>
        </w:rPr>
        <w:t>spiking</w:t>
      </w:r>
      <w:r w:rsidR="00C7392E" w:rsidRPr="001A1DA8">
        <w:rPr>
          <w:shd w:val="clear" w:color="auto" w:fill="FFFFFF"/>
        </w:rPr>
        <w:t xml:space="preserve"> activity</w:t>
      </w:r>
      <w:r w:rsidR="007B6CCC">
        <w:rPr>
          <w:shd w:val="clear" w:color="auto" w:fill="FFFFFF"/>
        </w:rPr>
        <w:t>, and neuroplasticity</w:t>
      </w:r>
      <w:r w:rsidR="00E536F2">
        <w:rPr>
          <w:shd w:val="clear" w:color="auto" w:fill="FFFFFF"/>
        </w:rPr>
        <w:t>.</w:t>
      </w:r>
      <w:r w:rsidR="001A1DA8" w:rsidRPr="001A1DA8">
        <w:rPr>
          <w:shd w:val="clear" w:color="auto" w:fill="FFFFFF"/>
        </w:rPr>
        <w:t xml:space="preserve"> </w:t>
      </w:r>
      <w:r w:rsidR="00474F6B" w:rsidRPr="001A1DA8">
        <w:rPr>
          <w:shd w:val="clear" w:color="auto" w:fill="FFFFFF"/>
        </w:rPr>
        <w:t xml:space="preserve">In general, the temporal precision of </w:t>
      </w:r>
      <w:r w:rsidR="00B639B0">
        <w:rPr>
          <w:shd w:val="clear" w:color="auto" w:fill="FFFFFF"/>
        </w:rPr>
        <w:t xml:space="preserve">neural </w:t>
      </w:r>
      <w:r w:rsidR="00474F6B" w:rsidRPr="001A1DA8">
        <w:rPr>
          <w:shd w:val="clear" w:color="auto" w:fill="FFFFFF"/>
        </w:rPr>
        <w:t xml:space="preserve">spiking </w:t>
      </w:r>
      <w:r w:rsidR="00B04AE1">
        <w:rPr>
          <w:shd w:val="clear" w:color="auto" w:fill="FFFFFF"/>
        </w:rPr>
        <w:t>is</w:t>
      </w:r>
      <w:r w:rsidR="00B639B0">
        <w:rPr>
          <w:shd w:val="clear" w:color="auto" w:fill="FFFFFF"/>
        </w:rPr>
        <w:t xml:space="preserve"> important for </w:t>
      </w:r>
      <w:r w:rsidR="00474F6B" w:rsidRPr="001A1DA8">
        <w:rPr>
          <w:shd w:val="clear" w:color="auto" w:fill="FFFFFF"/>
        </w:rPr>
        <w:t xml:space="preserve">regulating </w:t>
      </w:r>
      <w:r w:rsidRPr="001A1DA8">
        <w:rPr>
          <w:shd w:val="clear" w:color="auto" w:fill="FFFFFF"/>
        </w:rPr>
        <w:t xml:space="preserve">changes </w:t>
      </w:r>
      <w:r w:rsidR="00D24261" w:rsidRPr="001A1DA8">
        <w:rPr>
          <w:shd w:val="clear" w:color="auto" w:fill="FFFFFF"/>
        </w:rPr>
        <w:t>in synaptic efficacy</w:t>
      </w:r>
      <w:r w:rsidR="00B639B0">
        <w:rPr>
          <w:shd w:val="clear" w:color="auto" w:fill="FFFFFF"/>
        </w:rPr>
        <w:t xml:space="preserve"> </w:t>
      </w:r>
      <w:r w:rsidR="00B639B0" w:rsidRPr="00DB0B22">
        <w:rPr>
          <w:rStyle w:val="FootnoteReference"/>
          <w:rFonts w:eastAsia="Times New Roman"/>
          <w:color w:val="212121"/>
          <w:shd w:val="clear" w:color="auto" w:fill="FFFFFF"/>
        </w:rPr>
        <w:fldChar w:fldCharType="begin" w:fldLock="1"/>
      </w:r>
      <w:r w:rsidR="003C3200">
        <w:rPr>
          <w:shd w:val="clear" w:color="auto" w:fill="FFFFFF"/>
        </w:rPr>
        <w:instrText>ADDIN CSL_CITATION {"citationItems":[{"id":"ITEM-1","itemData":{"author":[{"dropping-particle":"","family":"Hebb","given":"DO","non-dropping-particle":"","parse-names":false,"suffix":""}],"id":"ITEM-1","issued":{"date-parts":[["1949"]]},"publisher":"Wiley","publisher-place":"New York","title":"The Organization of Behavior","type":"book"},"uris":["http://www.mendeley.com/documents/?uuid=b3a0583d-0a3c-441e-b0ac-50f130ac039c"]},{"id":"ITEM-2","itemData":{"DOI":"10.1038/25665","ISBN":"0270-6474","ISSN":"0270-6474","PMID":"9852584","abstract":"In cultures of dissociated rat hippocampal neurons, persistent potentiation and depression of glutamatergic synapses were induced by correlated spiking of presynaptic and postsynaptic neurons. The relative timing between the presynaptic and postsynaptic spiking determined the direction and the extent of synaptic changes. Repetitive postsynaptic spiking within a time window of 20 msec after presynaptic activation resulted in long-term potentiation (LTP), whereas postsynaptic spiking within a window of 20 msec before the repetitive presynaptic activation led to long-term depression (LTD). Significant LTP occurred only at synapses with relatively low initial strength, whereas the extent of LTD did not show obvious dependence on the initial synaptic strength. Both LTP and LTD depended on the activation of NMDA receptors and were absent in cases in which the postsynaptic neurons were GABAergic in nature. Blockade of L-type calcium channels with nimodipine abolished the induction of LTD and reduced the extent of LTP. These results underscore the importance of precise spike timing, synaptic strength, and postsynaptic cell type in the activity-induced modification of central synapses and suggest that Hebb's rule may need to incorporate a quantitative consideration of spike timing that reflects the narrow and asymmetric window for the induction of synaptic modification.","author":[{"dropping-particle":"","family":"Bi","given":"G Q","non-dropping-particle":"","parse-names":false,"suffix":""},{"dropping-particle":"","family":"Poo","given":"M M","non-dropping-particle":"","parse-names":false,"suffix":""}],"container-title":"The Journal of neuroscience : the official journal of the Society for Neuroscience","id":"ITEM-2","issue":"24","issued":{"date-parts":[["1998"]]},"page":"10464-10472","title":"Synaptic modifications in cultured hippocampal neurons: dependence on spike timing, synaptic strength, and postsynaptic cell type.","type":"article-journal","volume":"18"},"uris":["http://www.mendeley.com/documents/?uuid=5f8250cb-ca0a-4899-b5de-64c2201a465f"]}],"mendeley":{"formattedCitation":"(Bi and Poo 1998; Hebb 1949)","plainTextFormattedCitation":"(Bi and Poo 1998; Hebb 1949)","previouslyFormattedCitation":"(Bi and Poo 1998; Hebb 1949)"},"properties":{"noteIndex":0},"schema":"https://github.com/citation-style-language/schema/raw/master/csl-citation.json"}</w:instrText>
      </w:r>
      <w:r w:rsidR="00B639B0" w:rsidRPr="00DB0B22">
        <w:rPr>
          <w:rStyle w:val="FootnoteReference"/>
          <w:rFonts w:eastAsia="Times New Roman"/>
          <w:color w:val="212121"/>
          <w:shd w:val="clear" w:color="auto" w:fill="FFFFFF"/>
        </w:rPr>
        <w:fldChar w:fldCharType="separate"/>
      </w:r>
      <w:r w:rsidR="00AF64B5" w:rsidRPr="00AF64B5">
        <w:rPr>
          <w:noProof/>
          <w:shd w:val="clear" w:color="auto" w:fill="FFFFFF"/>
        </w:rPr>
        <w:t>(Bi and Poo 1998; Hebb 1949)</w:t>
      </w:r>
      <w:r w:rsidR="00B639B0" w:rsidRPr="00DB0B22">
        <w:rPr>
          <w:rStyle w:val="FootnoteReference"/>
          <w:rFonts w:eastAsia="Times New Roman"/>
          <w:color w:val="212121"/>
          <w:shd w:val="clear" w:color="auto" w:fill="FFFFFF"/>
        </w:rPr>
        <w:fldChar w:fldCharType="end"/>
      </w:r>
      <w:r w:rsidR="007534A6">
        <w:rPr>
          <w:rFonts w:eastAsia="Times New Roman"/>
          <w:color w:val="212121"/>
          <w:shd w:val="clear" w:color="auto" w:fill="FFFFFF"/>
        </w:rPr>
        <w:t>,</w:t>
      </w:r>
      <w:r w:rsidR="00B04AE1">
        <w:rPr>
          <w:rFonts w:eastAsia="Times New Roman"/>
          <w:color w:val="212121"/>
          <w:shd w:val="clear" w:color="auto" w:fill="FFFFFF"/>
        </w:rPr>
        <w:t xml:space="preserve"> and network correlation structure is predictive of </w:t>
      </w:r>
      <w:r w:rsidR="006036CF">
        <w:rPr>
          <w:rFonts w:eastAsia="Times New Roman"/>
          <w:color w:val="212121"/>
          <w:shd w:val="clear" w:color="auto" w:fill="FFFFFF"/>
        </w:rPr>
        <w:t xml:space="preserve">large-scale </w:t>
      </w:r>
      <w:r w:rsidR="00B04AE1">
        <w:rPr>
          <w:rFonts w:eastAsia="Times New Roman"/>
          <w:color w:val="212121"/>
          <w:shd w:val="clear" w:color="auto" w:fill="FFFFFF"/>
        </w:rPr>
        <w:t xml:space="preserve">functional </w:t>
      </w:r>
      <w:r w:rsidR="00A31547">
        <w:rPr>
          <w:rFonts w:eastAsia="Times New Roman"/>
          <w:color w:val="212121"/>
          <w:shd w:val="clear" w:color="auto" w:fill="FFFFFF"/>
        </w:rPr>
        <w:t>reorganization</w:t>
      </w:r>
      <w:r w:rsidR="00B04AE1">
        <w:rPr>
          <w:rFonts w:eastAsia="Times New Roman"/>
          <w:color w:val="212121"/>
          <w:shd w:val="clear" w:color="auto" w:fill="FFFFFF"/>
        </w:rPr>
        <w:t xml:space="preserve"> </w:t>
      </w:r>
      <w:r w:rsidR="00646926">
        <w:rPr>
          <w:rFonts w:eastAsia="Times New Roman"/>
          <w:color w:val="212121"/>
          <w:shd w:val="clear" w:color="auto" w:fill="FFFFFF"/>
        </w:rPr>
        <w:fldChar w:fldCharType="begin" w:fldLock="1"/>
      </w:r>
      <w:r w:rsidR="00085340">
        <w:rPr>
          <w:rFonts w:eastAsia="Times New Roman"/>
          <w:color w:val="212121"/>
          <w:shd w:val="clear" w:color="auto" w:fill="FFFFFF"/>
        </w:rPr>
        <w:instrText>ADDIN CSL_CITATION {"citationItems":[{"id":"ITEM-1","itemData":{"DOI":"10.7554/eLife.31034","ISSN":"2050-084X (Electronic) 2050-084X (Linking)","abstract":"Brain stimulation modulates the excitability of neural circuits and drives neuroplasticity. While the local effects of stimulation have been an active area of investigation, the effects on large-scale networks remain largely unexplored. We studied stimulation-induced changes in network dynamics in two macaques. A large-scale optogenetic interface enabled simultaneous stimulation of excitatory neurons and electrocorticographic recording across primary somatosensory (S1) and motor (M1) cortex (Yazdan-Shahmorad et al., 2016). We tracked two measures of network connectivity, the network response to focal stimulation and the baseline coherence between pairs of electrodes; these were strongly correlated before stimulation. Within minutes, stimulation in S1 or M1 significantly strengthened the gross functional connectivity between these areas. At a finer scale, stimulation led to heterogeneous connectivity changes across the network. These changes reflected the correlations introduced by stimulation-evoked activity, consistent with Hebbian plasticity models. This work extends Hebbian plasticity models to large-scale circuits, with significant implications for stimulation-based neurorehabilitation.","author":[{"dropping-particle":"","family":"Yazdan-Shahmorad","given":"A","non-dropping-particle":"","parse-names":false,"suffix":""},{"dropping-particle":"","family":"Silversmith","given":"D B","non-dropping-particle":"","parse-names":false,"suffix":""},{"dropping-particle":"","family":"Kharazia","given":"V","non-dropping-particle":"","parse-names":false,"suffix":""},{"dropping-particle":"","family":"Sabes","given":"P N","non-dropping-particle":"","parse-names":false,"suffix":""}],"container-title":"Elife","edition":"2018/05/29","id":"ITEM-1","issued":{"date-parts":[["2018"]]},"note":"Yazdan-Shahmorad, Azadeh\nSilversmith, Daniel B\nKharazia, Viktor\nSabes, Philip N\neng\nW911NF-14-2-0043/Defense Advanced Research Projects Agency\nPost-doctoral fellowship/American Heart Association\nGraduate student fellowship/National Science Foundation\nEngland\nElife. 2018 May 29;7. pii: 31034. doi: 10.7554/eLife.31034.","publisher-place":"Department of Physiology, University of California, San Francisco, San Francisco, United States. Center for Integrative Neuroscience, University of California, San Francisco, San Francisco, United States. Departments of Bioengineering and Electrical Engin","title":"Targeted cortical reorganization using optogenetics in non-human primates","type":"article-journal","volume":"7"},"uris":["http://www.mendeley.com/documents/?uuid=504822ef-f5b4-44b2-8eb4-5f8c374b1191"]},{"id":"ITEM-2","itemData":{"ISSN":"1047-3211","PMID":"1511220","abstract":"Intracortical microstimulation (ICMS) was applied to a single site in the middle cortical layers (III-IV) in the koniocortical somatosensory fields of sodium pentobarbital-anesthetized rats (Sml) and new world monkeys (area 3b). Low-threshold cutaneous receptive fields were defined in the cortical region surrounding the stimulation site prior to and following 2-6 hr of 5 microA ICMS stimulation. ICMS stimulation did not usually affect the receptive field location, size, or responsiveness to tactile stimulation of neurons at the stimulation site. However, the number of cortical neurons surrounding the stimulation site with a receptive field that overlapped with the ICMS-site receptive field increased in all studied animals, resulting in an enlarged cortical representation of a restricted skin region spanning several hundred microns. The mean size of receptive fields changed in some but not all cases. These results provide evidence that the responses of cortical neurons are subject to change by the introduction of locally coincident inputs into a single location, and demonstrate a capacity for representational plasticity in the neocortex in the absence of peripheral stimulation. These experimental observations are consistent with hypotheses that the cerebral cortex comprises radially oriented populations of neurons that share a common input, and that these inputs are shaped by coincident activity (see Edelman, 1978, 1987; Merzenich, 1987; Merzenich et al., 1990; von der Malsburg and Singer, 1988).","author":[{"dropping-particle":"","family":"Recanzone","given":"G H","non-dropping-particle":"","parse-names":false,"suffix":""},{"dropping-particle":"","family":"Merzenich","given":"M M","non-dropping-particle":"","parse-names":false,"suffix":""},{"dropping-particle":"","family":"Dinse","given":"H R","non-dropping-particle":"","parse-names":false,"suffix":""}],"container-title":"Cerebral cortex (New York, N.Y. : 1991)","id":"ITEM-2","issue":"3","issued":{"date-parts":[["1992"]]},"note":"Stimulated anesthetized rats and new world monkeys with 2-5 Hr of 5 μA ICMS in S1. Tested receptive fields of surrounding cortical region before and after. Found that the receptive field properties at the site of stimulation were unchanged; however, those in the surrounding region developed recep- tive fields that overlapped with that at the stimulation site.","page":"181-96","title":"Expansion of the cortical representation of a specific skin field in primary somatosensory cortex by intracortical microstimulation.","type":"article-journal","volume":"2"},"uris":["http://www.mendeley.com/documents/?uuid=1e9414ee-d71f-4860-9fa1-faab6c60c224"]},{"id":"ITEM-3","itemData":{"DOI":"10.1002/cne.902240408","ISBN":"0021-9967 (Print)\\r0021-9967 (Linking)","ISSN":"10969861","PMID":"6725633","abstract":"The cortical representations ofthe hand in area 3b in adult owl monkeys were defined with use of microelectrode mapping techniques 2-8 months after surgical amputation of digit 3, or of both digits 2 and 3. Digital nerves were tied to prevent their regeneration within the amputation stump. Suc-cessive maps were derived in several monkeys to determine the nature of changes in map organization in the same individuals over time. In all monkeys studied, the representations of adjacent digits and pal-mar surfaces expanded topographically to occupy most or all of the cortical territories formerly representing the amputated digit(s). With the expansion of the representations of these surrounding skin surfaces (1) there were severalfold increases in their magnification and (2) roughly corresponding decreases in receptive field areas. Thus, with increases in magnification, surrounding skin surfaces were represented in correspondingly finer grain, implying that the rule relating receptive field overlap to separation in distance across the cortex (see Sur et aI., '80) was dynamically maintained as receptive fields progressively decreased in size. These studies also revealed that: (1) the discontinuities between the representations of the digits underwent significant translocations (usually by hundreds of microns) after amputation, and sharp new discontinuous boundaries formed where usually separated, expanded digital representa-tions (e.g., of digits 1 and 4) approached each other in the reorganizing map, implying that these map discontinuities are normally dynamically main-tained. (2) Changes in receptive field sizes with expansion of representations of surrounding skin surfaces into the deprived cortical zone had a spatial distribution and time course similar to changes in sensory acuity on the stumps of human amputees. This suggests that experience-dependent map changes result in changes in sensory capabilities. (3) The major topographic changes were limited to a cortical zone 500-700 JIm on either side of the initial boundaries of the representation of the amputated digits. More dis-tant regions did not appear to reorganize (i.e., were not occupied by inputs from surrounding skin surfaces) even many months after amputation. (4) The representations of some skin surfaces moved in entirety to locations within the former territories of representation of amputated digits in every 1984 ALAN R_ LISS, INC.","author":[{"dropping-particle":"","family":"Merzenich","given":"Michael M.","non-dropping-particle":"","parse-names":false,"suffix":""},{"dropping-particle":"","family":"Nelson","given":"Randall J.","non-dropping-particle":"","parse-names":false,"suffix":""},{"dropping-particle":"","family":"Stryker","given":"Michael P.","non-dropping-particle":"","parse-names":false,"suffix":""},{"dropping-particle":"","family":"Cynader","given":"Max S.","non-dropping-particle":"","parse-names":false,"suffix":""},{"dropping-particle":"","family":"Schoppmann","given":"Axel","non-dropping-particle":"","parse-names":false,"suffix":""},{"dropping-particle":"","family":"Zook","given":"John M.","non-dropping-particle":"","parse-names":false,"suffix":""}],"container-title":"Journal of Comparative Neurology","id":"ITEM-3","issue":"4","issued":{"date-parts":[["1984"]]},"page":"591-605","title":"Somatosensory cortical map changes following digit amputation in adult monkeys","type":"article-journal","volume":"224"},"uris":["http://www.mendeley.com/documents/?uuid=875cee0a-d9b3-4644-a85d-8983120be9d1"]}],"mendeley":{"formattedCitation":"(Merzenich et al. 1984; Recanzone, Merzenich, and Dinse 1992; Yazdan-Shahmorad et al. 2018)","plainTextFormattedCitation":"(Merzenich et al. 1984; Recanzone, Merzenich, and Dinse 1992; Yazdan-Shahmorad et al. 2018)","previouslyFormattedCitation":"(Merzenich et al. 1984; Recanzone, Merzenich, and Dinse 1992; Yazdan-Shahmorad et al. 2018)"},"properties":{"noteIndex":0},"schema":"https://github.com/citation-style-language/schema/raw/master/csl-citation.json"}</w:instrText>
      </w:r>
      <w:r w:rsidR="00646926">
        <w:rPr>
          <w:rFonts w:eastAsia="Times New Roman"/>
          <w:color w:val="212121"/>
          <w:shd w:val="clear" w:color="auto" w:fill="FFFFFF"/>
        </w:rPr>
        <w:fldChar w:fldCharType="separate"/>
      </w:r>
      <w:r w:rsidR="006779C6" w:rsidRPr="006779C6">
        <w:rPr>
          <w:rFonts w:eastAsia="Times New Roman"/>
          <w:noProof/>
          <w:color w:val="212121"/>
          <w:shd w:val="clear" w:color="auto" w:fill="FFFFFF"/>
        </w:rPr>
        <w:t>(Merzenich et al. 1984; Recanzone, Merzenich, and Dinse 1992; Yazdan-Shahmorad et al. 2018)</w:t>
      </w:r>
      <w:r w:rsidR="00646926">
        <w:rPr>
          <w:rFonts w:eastAsia="Times New Roman"/>
          <w:color w:val="212121"/>
          <w:shd w:val="clear" w:color="auto" w:fill="FFFFFF"/>
        </w:rPr>
        <w:fldChar w:fldCharType="end"/>
      </w:r>
      <w:r w:rsidR="00371864" w:rsidRPr="001A1DA8">
        <w:rPr>
          <w:shd w:val="clear" w:color="auto" w:fill="FFFFFF"/>
        </w:rPr>
        <w:t>.</w:t>
      </w:r>
      <w:r w:rsidR="00474F6B" w:rsidRPr="001A1DA8">
        <w:rPr>
          <w:shd w:val="clear" w:color="auto" w:fill="FFFFFF"/>
        </w:rPr>
        <w:t xml:space="preserve"> </w:t>
      </w:r>
      <w:r w:rsidR="001F0F3F" w:rsidRPr="001E66B7">
        <w:rPr>
          <w:shd w:val="clear" w:color="auto" w:fill="FFFFFF"/>
        </w:rPr>
        <w:t xml:space="preserve">A few studies have </w:t>
      </w:r>
      <w:r w:rsidR="00202AAB" w:rsidRPr="001E66B7">
        <w:rPr>
          <w:shd w:val="clear" w:color="auto" w:fill="FFFFFF"/>
        </w:rPr>
        <w:t>found that neurons</w:t>
      </w:r>
      <w:r w:rsidR="00F761DB">
        <w:rPr>
          <w:shd w:val="clear" w:color="auto" w:fill="FFFFFF"/>
        </w:rPr>
        <w:t xml:space="preserve"> in prefrontal cortex</w:t>
      </w:r>
      <w:r w:rsidR="00202AAB" w:rsidRPr="001E66B7">
        <w:rPr>
          <w:shd w:val="clear" w:color="auto" w:fill="FFFFFF"/>
        </w:rPr>
        <w:t xml:space="preserve"> are phase-locked to </w:t>
      </w:r>
      <w:r w:rsidR="001F0F3F" w:rsidRPr="001E66B7">
        <w:rPr>
          <w:shd w:val="clear" w:color="auto" w:fill="FFFFFF"/>
        </w:rPr>
        <w:t xml:space="preserve">sleep spindles </w:t>
      </w:r>
      <w:r w:rsidR="007C5563" w:rsidRPr="001E66B7">
        <w:rPr>
          <w:rStyle w:val="FootnoteReference"/>
          <w:rFonts w:eastAsia="Times New Roman"/>
          <w:color w:val="212121"/>
          <w:shd w:val="clear" w:color="auto" w:fill="FFFFFF"/>
        </w:rPr>
        <w:fldChar w:fldCharType="begin" w:fldLock="1"/>
      </w:r>
      <w:r w:rsidR="003C3200">
        <w:rPr>
          <w:shd w:val="clear" w:color="auto" w:fill="FFFFFF"/>
        </w:rPr>
        <w:instrText>ADDIN CSL_CITATION {"citationItems":[{"id":"ITEM-1","itemData":{"DOI":"10.1523/JNEUROSCI.2197-13.2013","ISBN":"1529-2401 (Electronic)\\r0270-6474 (Linking)","ISSN":"0270-6474","PMID":"24259570","abstract":"The 8-15 Hz thalamocortical oscillations known as sleep spindles are a universal feature of mammalian non-REM sleep, during which they are presumed to shape activity-dependent plasticity in neocortical networks. The cortex is hypothesized to contribute to initiation and termination of spindles, but the mechanisms by which it implements these roles are unknown. We used dual-site local field potential and multiple single-unit recordings in the thalamic reticular nucleus (TRN) and medial prefrontal cortex (mPFC) of freely behaving rats at rest to investigate thalamocortical network dynamics during natural sleep spindles. During each spindle epoch, oscillatory activity in mPFC and TRN increased in frequency from onset to offset, accompanied by a consistent phase precession of TRN spike times relative to the cortical oscillation. In mPFC, the firing probability of putative pyramidal cells was highest at spindle initiation and termination times. We thus identified \"early\" and \"late\" cell subpopulations and found that they had distinct properties: early cells generally fired in synchrony with TRN spikes, whereas late cells fired in antiphase to TRN activity and also had higher firing rates than early cells. The accelerating and highly structured temporal pattern of thalamocortical network activity over the course of spindles therefore reflects the engagement of distinct subnetworks at specific times across spindle epochs. We propose that early cortical cells serve a synchronizing role in the initiation and propagation of spindle activity, whereas the subsequent recruitment of late cells actively antagonizes the thalamic spindle generator by providing asynchronous feedback.","author":[{"dropping-particle":"","family":"Gardner","given":"R. J.","non-dropping-particle":"","parse-names":false,"suffix":""},{"dropping-particle":"","family":"Hughes","given":"S. W.","non-dropping-particle":"","parse-names":false,"suffix":""},{"dropping-particle":"","family":"Jones","given":"M. W.","non-dropping-particle":"","parse-names":false,"suffix":""}],"container-title":"Journal of Neuroscience","id":"ITEM-1","issue":"47","issued":{"date-parts":[["2013"]]},"page":"18469-18480","title":"Differential Spike Timing and Phase Dynamics of Reticular Thalamic and Prefrontal Cortical Neuronal Populations during Sleep Spindles","type":"article-journal","volume":"33"},"uris":["http://www.mendeley.com/documents/?uuid=691e16ca-3e7a-49bf-b33d-af14d8532f38"]},{"id":"ITEM-2","itemData":{"DOI":"10.1073/pnas.1103612108","ISBN":"1091-6490 (Electronic)\\r0027-8424 (Linking)","ISSN":"0027-8424","PMID":"21949372","abstract":"During light slow-wave sleep, the thalamo-cortical network oscillates in waxing-and-waning patterns at about 7 to 14 Hz and lasting for 500 ms to 3 s, called spindles, with the thalamus rhythmically sending strong excitatory volleys to the cortex. Concurrently, the hippocampal activity is characterized by transient and strong excitatory events, Sharp-Waves-Ripples (SPWRs), directly affecting neocortical activity--in particular the medial prefrontal cortex (mPFC)--which receives monosynaptic fibers from the ventral hippocampus and subiculum. Both spindles and SPWRs have been shown to be strongly involved in memory consolidation. However, the dynamics of the cortical network during natural sleep spindles and how prefrontal circuits simultaneously process hippocampal and thalamo-cortical activity remain largely undetermined. Using multisite neuronal recordings in rat mPFC, we show that during sleep spindles, oscillatory responses of cortical cells are different for different cell types and cortical layers. Superficial neurons are more phase-locked and tonically recruited during spindle episodes. Moreover, in a given layer, interneurons were always more modulated than pyramidal cells, both in firing rate and phase, suggesting that the dynamics are dominated by inhibition. In the deep layers, where most of the hippocampal fibers make contacts, pyramidal cells respond phasically to SPWRs, but not during spindles. Similar observations were obtained when analyzing γ-oscillation modulation in the mPFC. These results demonstrate that during sleep spindles, the cortex is functionnaly \"deafferented\" from its hippocampal inputs, based on processes of cortical origin, and presumably mediated by the strong recruitment of inhibitory interneurons. The interplay between hippocampal and thalamic inputs may underlie a global mechanism involved in the consolidation of recently formed memory traces.","author":[{"dropping-particle":"","family":"Peyrache","given":"A.","non-dropping-particle":"","parse-names":false,"suffix":""},{"dropping-particle":"","family":"Battaglia","given":"F. P.","non-dropping-particle":"","parse-names":false,"suffix":""},{"dropping-particle":"","family":"Destexhe","given":"A.","non-dropping-particle":"","parse-names":false,"suffix":""}],"container-title":"Proceedings of the National Academy of Sciences","id":"ITEM-2","issue":"41","issued":{"date-parts":[["2011"]]},"page":"17207-17212","title":"Inhibition recruitment in prefrontal cortex during sleep spindles and gating of hippocampal inputs","type":"article-journal","volume":"108"},"uris":["http://www.mendeley.com/documents/?uuid=ef1f0e2d-87ae-49a9-bffb-3d0a1a5e006d"]},{"id":"ITEM-3","itemData":{"DOI":"10.5665/sleep.5758","ISBN":"1550-9109 (Electronic) 0161-8105 (Linking)","ISSN":"1550-9109","PMID":"26856904","abstract":"STUDY OBJECTIVES Sleep is defined as a reversible state of reduction in sensory responsiveness and immobility. A long-standing hypothesis suggests that a high arousal threshold during non-rapid eye movement (NREM) sleep is mediated by sleep spindle oscillations, impairing thalamocortical transmission of incoming sensory stimuli. Here we set out to test this idea directly by examining sensory-evoked neuronal spiking activity during natural sleep. METHODS We compared neuronal (n = 269) and multiunit activity (MUA), as well as local field potentials (LFP) in rat core auditory cortex (A1) during NREM sleep, comparing responses to sounds depending on the presence or absence of sleep spindles. RESULTS We found that sleep spindles robustly modulated the timing of neuronal discharges in A1. However, responses to sounds were nearly identical for all measured signals including isolated neurons, MUA, and LFPs (all differences &lt; 10%). Furthermore, in 10% of trials, auditory stimulation led to an early termination of the sleep spindle oscillation around 150-250 msec following stimulus onset. Finally, active ON states and inactive OFF periods during slow waves in NREM sleep affected the auditory response in opposite ways, depending on stimulus intensity. CONCLUSIONS Responses in core auditory cortex are well preserved regardless of sleep spindles recorded in that area, suggesting that thalamocortical sensory relay remains functional during sleep spindles, and that sensory disconnection in sleep is mediated by other mechanisms.","author":[{"dropping-particle":"","family":"Sela","given":"Yaniv","non-dropping-particle":"","parse-names":false,"suffix":""},{"dropping-particle":"V.","family":"Vyazovskiy","given":"Vladyslav","non-dropping-particle":"","parse-names":false,"suffix":""},{"dropping-particle":"","family":"Cirelli","given":"Chiara","non-dropping-particle":"","parse-names":false,"suffix":""},{"dropping-particle":"","family":"Tononi","given":"Giulio","non-dropping-particle":"","parse-names":false,"suffix":""},{"dropping-particle":"","family":"Nir","given":"Yuval","non-dropping-particle":"","parse-names":false,"suffix":""}],"container-title":"Sleep","id":"ITEM-3","issue":"5","issued":{"date-parts":[["2016"]]},"page":"1069-1082","title":"Responses in Rat Core Auditory Cortex are Preserved during Sleep Spindle Oscillations","type":"article-journal","volume":"39"},"uris":["http://www.mendeley.com/documents/?uuid=484f6781-83bd-4e8c-8caa-ca07ebcd92f4"]}],"mendeley":{"formattedCitation":"(Gardner, Hughes, and Jones 2013; Peyrache, Battaglia, and Destexhe 2011; Sela et al. 2016)","plainTextFormattedCitation":"(Gardner, Hughes, and Jones 2013; Peyrache, Battaglia, and Destexhe 2011; Sela et al. 2016)","previouslyFormattedCitation":"(Gardner, Hughes, and Jones 2013; Peyrache, Battaglia, and Destexhe 2011; Sela et al. 2016)"},"properties":{"noteIndex":0},"schema":"https://github.com/citation-style-language/schema/raw/master/csl-citation.json"}</w:instrText>
      </w:r>
      <w:r w:rsidR="007C5563" w:rsidRPr="001E66B7">
        <w:rPr>
          <w:rStyle w:val="FootnoteReference"/>
          <w:rFonts w:eastAsia="Times New Roman"/>
          <w:color w:val="212121"/>
          <w:shd w:val="clear" w:color="auto" w:fill="FFFFFF"/>
        </w:rPr>
        <w:fldChar w:fldCharType="separate"/>
      </w:r>
      <w:r w:rsidR="00AF64B5" w:rsidRPr="00AF64B5">
        <w:rPr>
          <w:noProof/>
          <w:shd w:val="clear" w:color="auto" w:fill="FFFFFF"/>
        </w:rPr>
        <w:t>(Gardner, Hughes, and Jones 2013; Peyrache, Battaglia, and Destexhe 2011; Sela et al. 2016)</w:t>
      </w:r>
      <w:r w:rsidR="007C5563" w:rsidRPr="001E66B7">
        <w:rPr>
          <w:rStyle w:val="FootnoteReference"/>
          <w:rFonts w:eastAsia="Times New Roman"/>
          <w:color w:val="212121"/>
          <w:shd w:val="clear" w:color="auto" w:fill="FFFFFF"/>
        </w:rPr>
        <w:fldChar w:fldCharType="end"/>
      </w:r>
      <w:r w:rsidR="00E51926">
        <w:rPr>
          <w:rFonts w:eastAsia="Times New Roman"/>
          <w:color w:val="212121"/>
          <w:shd w:val="clear" w:color="auto" w:fill="FFFFFF"/>
        </w:rPr>
        <w:t xml:space="preserve">. </w:t>
      </w:r>
      <w:r w:rsidR="00475D3E">
        <w:rPr>
          <w:shd w:val="clear" w:color="auto" w:fill="FFFFFF"/>
        </w:rPr>
        <w:t>H</w:t>
      </w:r>
      <w:r w:rsidR="00474F6B" w:rsidRPr="001E66B7">
        <w:rPr>
          <w:shd w:val="clear" w:color="auto" w:fill="FFFFFF"/>
        </w:rPr>
        <w:t xml:space="preserve">owever, </w:t>
      </w:r>
      <w:r w:rsidR="00CA05B2">
        <w:rPr>
          <w:shd w:val="clear" w:color="auto" w:fill="FFFFFF"/>
        </w:rPr>
        <w:t xml:space="preserve">despite the importance of neural correlations </w:t>
      </w:r>
      <w:r w:rsidR="00A73273">
        <w:rPr>
          <w:shd w:val="clear" w:color="auto" w:fill="FFFFFF"/>
        </w:rPr>
        <w:t xml:space="preserve">for driving synaptic </w:t>
      </w:r>
      <w:r w:rsidR="00CA05B2">
        <w:rPr>
          <w:shd w:val="clear" w:color="auto" w:fill="FFFFFF"/>
        </w:rPr>
        <w:t xml:space="preserve">plasticity, </w:t>
      </w:r>
      <w:r w:rsidR="00191CF7">
        <w:rPr>
          <w:shd w:val="clear" w:color="auto" w:fill="FFFFFF"/>
        </w:rPr>
        <w:t xml:space="preserve">the effect of spindles on </w:t>
      </w:r>
      <w:r w:rsidR="00A73273">
        <w:rPr>
          <w:shd w:val="clear" w:color="auto" w:fill="FFFFFF"/>
        </w:rPr>
        <w:t xml:space="preserve">the </w:t>
      </w:r>
      <w:r w:rsidR="00CA05B2">
        <w:rPr>
          <w:shd w:val="clear" w:color="auto" w:fill="FFFFFF"/>
        </w:rPr>
        <w:t xml:space="preserve">correlation structure </w:t>
      </w:r>
      <w:r w:rsidR="00A73273">
        <w:rPr>
          <w:shd w:val="clear" w:color="auto" w:fill="FFFFFF"/>
        </w:rPr>
        <w:t xml:space="preserve">of neural firing </w:t>
      </w:r>
      <w:r w:rsidR="00CA05B2">
        <w:rPr>
          <w:shd w:val="clear" w:color="auto" w:fill="FFFFFF"/>
        </w:rPr>
        <w:t xml:space="preserve">remains </w:t>
      </w:r>
      <w:r w:rsidR="00E51926">
        <w:rPr>
          <w:shd w:val="clear" w:color="auto" w:fill="FFFFFF"/>
        </w:rPr>
        <w:t>largely</w:t>
      </w:r>
      <w:r w:rsidR="00CA05B2">
        <w:rPr>
          <w:shd w:val="clear" w:color="auto" w:fill="FFFFFF"/>
        </w:rPr>
        <w:t xml:space="preserve"> unexplored.</w:t>
      </w:r>
    </w:p>
    <w:p w14:paraId="66E8D1F4" w14:textId="0CCB6BA4" w:rsidR="004C1AC1" w:rsidRDefault="004C1AC1" w:rsidP="00AE6898"/>
    <w:p w14:paraId="365D1C3E" w14:textId="73437B0F" w:rsidR="00EC08AF" w:rsidRPr="00570942" w:rsidRDefault="00A92F8C" w:rsidP="00AE6898">
      <w:pPr>
        <w:rPr>
          <w:shd w:val="clear" w:color="auto" w:fill="FFFFFF"/>
        </w:rPr>
      </w:pPr>
      <w:r>
        <w:rPr>
          <w:shd w:val="clear" w:color="auto" w:fill="FFFFFF"/>
        </w:rPr>
        <w:t>To that end,</w:t>
      </w:r>
      <w:r w:rsidR="001A1DA8">
        <w:rPr>
          <w:shd w:val="clear" w:color="auto" w:fill="FFFFFF"/>
        </w:rPr>
        <w:t xml:space="preserve"> w</w:t>
      </w:r>
      <w:r w:rsidR="004A1E06">
        <w:rPr>
          <w:shd w:val="clear" w:color="auto" w:fill="FFFFFF"/>
        </w:rPr>
        <w:t>e</w:t>
      </w:r>
      <w:r w:rsidR="00B91316">
        <w:rPr>
          <w:shd w:val="clear" w:color="auto" w:fill="FFFFFF"/>
        </w:rPr>
        <w:t xml:space="preserve"> </w:t>
      </w:r>
      <w:r w:rsidR="00720847">
        <w:rPr>
          <w:shd w:val="clear" w:color="auto" w:fill="FFFFFF"/>
        </w:rPr>
        <w:t>simultaneously recorded local fi</w:t>
      </w:r>
      <w:r w:rsidR="00643502">
        <w:rPr>
          <w:shd w:val="clear" w:color="auto" w:fill="FFFFFF"/>
        </w:rPr>
        <w:t>eld potentials (LFPs) and spiking activity</w:t>
      </w:r>
      <w:r w:rsidR="00720847">
        <w:rPr>
          <w:shd w:val="clear" w:color="auto" w:fill="FFFFFF"/>
        </w:rPr>
        <w:t xml:space="preserve"> from </w:t>
      </w:r>
      <w:r w:rsidR="008D5810">
        <w:rPr>
          <w:shd w:val="clear" w:color="auto" w:fill="FFFFFF"/>
        </w:rPr>
        <w:t xml:space="preserve">electrode arrays in </w:t>
      </w:r>
      <w:r w:rsidR="00BF1FCF">
        <w:rPr>
          <w:shd w:val="clear" w:color="auto" w:fill="FFFFFF"/>
        </w:rPr>
        <w:t>the</w:t>
      </w:r>
      <w:r w:rsidR="001A1DA8">
        <w:rPr>
          <w:shd w:val="clear" w:color="auto" w:fill="FFFFFF"/>
        </w:rPr>
        <w:t xml:space="preserve"> primary</w:t>
      </w:r>
      <w:r w:rsidR="00BF1FCF">
        <w:rPr>
          <w:shd w:val="clear" w:color="auto" w:fill="FFFFFF"/>
        </w:rPr>
        <w:t xml:space="preserve"> </w:t>
      </w:r>
      <w:r w:rsidR="006B54CF">
        <w:rPr>
          <w:shd w:val="clear" w:color="auto" w:fill="FFFFFF"/>
        </w:rPr>
        <w:t xml:space="preserve">motor </w:t>
      </w:r>
      <w:r w:rsidR="008D5810">
        <w:rPr>
          <w:shd w:val="clear" w:color="auto" w:fill="FFFFFF"/>
        </w:rPr>
        <w:t>cortex</w:t>
      </w:r>
      <w:r w:rsidR="00B923A3">
        <w:rPr>
          <w:shd w:val="clear" w:color="auto" w:fill="FFFFFF"/>
        </w:rPr>
        <w:t xml:space="preserve"> (M1)</w:t>
      </w:r>
      <w:r w:rsidR="00720847">
        <w:rPr>
          <w:shd w:val="clear" w:color="auto" w:fill="FFFFFF"/>
        </w:rPr>
        <w:t xml:space="preserve"> </w:t>
      </w:r>
      <w:r w:rsidR="00BF1FCF">
        <w:rPr>
          <w:shd w:val="clear" w:color="auto" w:fill="FFFFFF"/>
        </w:rPr>
        <w:t>of</w:t>
      </w:r>
      <w:r w:rsidR="00720847">
        <w:rPr>
          <w:shd w:val="clear" w:color="auto" w:fill="FFFFFF"/>
        </w:rPr>
        <w:t xml:space="preserve"> sleeping rats.</w:t>
      </w:r>
      <w:r w:rsidR="00F6095E">
        <w:rPr>
          <w:shd w:val="clear" w:color="auto" w:fill="FFFFFF"/>
        </w:rPr>
        <w:t xml:space="preserve"> </w:t>
      </w:r>
      <w:r w:rsidR="00C04C6E">
        <w:rPr>
          <w:shd w:val="clear" w:color="auto" w:fill="FFFFFF"/>
        </w:rPr>
        <w:t xml:space="preserve">This allowed us to examine the precise relationship between spike timing </w:t>
      </w:r>
      <w:r w:rsidR="00EE6277">
        <w:rPr>
          <w:shd w:val="clear" w:color="auto" w:fill="FFFFFF"/>
        </w:rPr>
        <w:t>relative to</w:t>
      </w:r>
      <w:r w:rsidR="00C04C6E">
        <w:rPr>
          <w:shd w:val="clear" w:color="auto" w:fill="FFFFFF"/>
        </w:rPr>
        <w:t xml:space="preserve"> ongoing spindle oscillations</w:t>
      </w:r>
      <w:r w:rsidR="001A1DA8">
        <w:rPr>
          <w:shd w:val="clear" w:color="auto" w:fill="FFFFFF"/>
        </w:rPr>
        <w:t xml:space="preserve"> and </w:t>
      </w:r>
      <w:r w:rsidR="00451563">
        <w:rPr>
          <w:shd w:val="clear" w:color="auto" w:fill="FFFFFF"/>
        </w:rPr>
        <w:t>SO</w:t>
      </w:r>
      <w:r w:rsidR="001A1DA8">
        <w:rPr>
          <w:shd w:val="clear" w:color="auto" w:fill="FFFFFF"/>
        </w:rPr>
        <w:t>.</w:t>
      </w:r>
      <w:r w:rsidR="00411F3E">
        <w:rPr>
          <w:shd w:val="clear" w:color="auto" w:fill="FFFFFF"/>
        </w:rPr>
        <w:t xml:space="preserve"> By parsing spindles into their component cycles we were able to analyze the dynamics of spiking during the </w:t>
      </w:r>
      <w:r w:rsidR="00F35793">
        <w:rPr>
          <w:shd w:val="clear" w:color="auto" w:fill="FFFFFF"/>
        </w:rPr>
        <w:t xml:space="preserve">evolution of </w:t>
      </w:r>
      <w:r w:rsidR="00411F3E">
        <w:rPr>
          <w:shd w:val="clear" w:color="auto" w:fill="FFFFFF"/>
        </w:rPr>
        <w:t>spindle</w:t>
      </w:r>
      <w:r w:rsidR="00F35793">
        <w:rPr>
          <w:shd w:val="clear" w:color="auto" w:fill="FFFFFF"/>
        </w:rPr>
        <w:t>s</w:t>
      </w:r>
      <w:r w:rsidR="00411F3E">
        <w:rPr>
          <w:shd w:val="clear" w:color="auto" w:fill="FFFFFF"/>
        </w:rPr>
        <w:t>.</w:t>
      </w:r>
      <w:r w:rsidR="00B2599B">
        <w:rPr>
          <w:shd w:val="clear" w:color="auto" w:fill="FFFFFF"/>
        </w:rPr>
        <w:t xml:space="preserve"> </w:t>
      </w:r>
      <w:r w:rsidR="00AA0A30">
        <w:rPr>
          <w:shd w:val="clear" w:color="auto" w:fill="FFFFFF"/>
        </w:rPr>
        <w:t xml:space="preserve">This analysis </w:t>
      </w:r>
      <w:r w:rsidR="00A73273">
        <w:rPr>
          <w:shd w:val="clear" w:color="auto" w:fill="FFFFFF"/>
        </w:rPr>
        <w:t xml:space="preserve">further </w:t>
      </w:r>
      <w:r w:rsidR="00AA0A30">
        <w:rPr>
          <w:shd w:val="clear" w:color="auto" w:fill="FFFFFF"/>
        </w:rPr>
        <w:t xml:space="preserve">revealed a waxing and waning of </w:t>
      </w:r>
      <w:r w:rsidR="00C93B21">
        <w:rPr>
          <w:shd w:val="clear" w:color="auto" w:fill="FFFFFF"/>
        </w:rPr>
        <w:t xml:space="preserve">fine-scale </w:t>
      </w:r>
      <w:r w:rsidR="00AA0A30">
        <w:rPr>
          <w:shd w:val="clear" w:color="auto" w:fill="FFFFFF"/>
        </w:rPr>
        <w:t xml:space="preserve">structure, which featured increased spiking, increased </w:t>
      </w:r>
      <w:r w:rsidR="00FC4DC4">
        <w:rPr>
          <w:shd w:val="clear" w:color="auto" w:fill="FFFFFF"/>
        </w:rPr>
        <w:t>phase locking</w:t>
      </w:r>
      <w:r w:rsidR="00AA0A30">
        <w:rPr>
          <w:shd w:val="clear" w:color="auto" w:fill="FFFFFF"/>
        </w:rPr>
        <w:t xml:space="preserve">, and increased local synchrony </w:t>
      </w:r>
      <w:r w:rsidR="00C93B21">
        <w:rPr>
          <w:shd w:val="clear" w:color="auto" w:fill="FFFFFF"/>
        </w:rPr>
        <w:t xml:space="preserve">that </w:t>
      </w:r>
      <w:r w:rsidR="00F97139">
        <w:rPr>
          <w:shd w:val="clear" w:color="auto" w:fill="FFFFFF"/>
        </w:rPr>
        <w:t xml:space="preserve">reached </w:t>
      </w:r>
      <w:r w:rsidR="00B639B0">
        <w:rPr>
          <w:shd w:val="clear" w:color="auto" w:fill="FFFFFF"/>
        </w:rPr>
        <w:t xml:space="preserve">a </w:t>
      </w:r>
      <w:r w:rsidR="00F97139">
        <w:rPr>
          <w:shd w:val="clear" w:color="auto" w:fill="FFFFFF"/>
        </w:rPr>
        <w:t>maximum</w:t>
      </w:r>
      <w:r w:rsidR="00C93B21">
        <w:rPr>
          <w:shd w:val="clear" w:color="auto" w:fill="FFFFFF"/>
        </w:rPr>
        <w:t xml:space="preserve"> at </w:t>
      </w:r>
      <w:r w:rsidR="00A73273">
        <w:rPr>
          <w:shd w:val="clear" w:color="auto" w:fill="FFFFFF"/>
        </w:rPr>
        <w:t xml:space="preserve">the peak of </w:t>
      </w:r>
      <w:r w:rsidR="00AA0A30">
        <w:rPr>
          <w:shd w:val="clear" w:color="auto" w:fill="FFFFFF"/>
        </w:rPr>
        <w:t>spindle</w:t>
      </w:r>
      <w:r w:rsidR="00A73273">
        <w:rPr>
          <w:shd w:val="clear" w:color="auto" w:fill="FFFFFF"/>
        </w:rPr>
        <w:t>s</w:t>
      </w:r>
      <w:r w:rsidR="00AA0A30">
        <w:rPr>
          <w:shd w:val="clear" w:color="auto" w:fill="FFFFFF"/>
        </w:rPr>
        <w:t xml:space="preserve">. </w:t>
      </w:r>
      <w:r w:rsidR="00313F2E">
        <w:rPr>
          <w:shd w:val="clear" w:color="auto" w:fill="FFFFFF"/>
        </w:rPr>
        <w:t xml:space="preserve">This analysis also revealed that </w:t>
      </w:r>
      <w:r w:rsidR="004A43E0">
        <w:rPr>
          <w:shd w:val="clear" w:color="auto" w:fill="FFFFFF"/>
        </w:rPr>
        <w:t>SO and spindles interact—</w:t>
      </w:r>
      <w:r w:rsidR="00A73273">
        <w:rPr>
          <w:shd w:val="clear" w:color="auto" w:fill="FFFFFF"/>
        </w:rPr>
        <w:t xml:space="preserve">the distribution of </w:t>
      </w:r>
      <w:r w:rsidR="004A43E0">
        <w:rPr>
          <w:shd w:val="clear" w:color="auto" w:fill="FFFFFF"/>
        </w:rPr>
        <w:t>spindle-induced</w:t>
      </w:r>
      <w:r w:rsidR="00313F2E">
        <w:rPr>
          <w:shd w:val="clear" w:color="auto" w:fill="FFFFFF"/>
        </w:rPr>
        <w:t xml:space="preserve"> synchrony </w:t>
      </w:r>
      <w:del w:id="3" w:author="Daniel" w:date="2018-11-08T10:19:00Z">
        <w:r w:rsidR="00084809" w:rsidDel="005D6232">
          <w:rPr>
            <w:shd w:val="clear" w:color="auto" w:fill="FFFFFF"/>
          </w:rPr>
          <w:delText xml:space="preserve">was </w:delText>
        </w:r>
      </w:del>
      <w:del w:id="4" w:author="Daniel" w:date="2018-11-08T10:18:00Z">
        <w:r w:rsidR="00084809" w:rsidDel="00131D53">
          <w:rPr>
            <w:shd w:val="clear" w:color="auto" w:fill="FFFFFF"/>
          </w:rPr>
          <w:delText>homogenized</w:delText>
        </w:r>
        <w:r w:rsidR="00313F2E" w:rsidDel="00131D53">
          <w:rPr>
            <w:shd w:val="clear" w:color="auto" w:fill="FFFFFF"/>
          </w:rPr>
          <w:delText xml:space="preserve"> </w:delText>
        </w:r>
      </w:del>
      <w:ins w:id="5" w:author="Daniel" w:date="2018-11-08T15:54:00Z">
        <w:r w:rsidR="00520385">
          <w:rPr>
            <w:shd w:val="clear" w:color="auto" w:fill="FFFFFF"/>
          </w:rPr>
          <w:t>narrowed</w:t>
        </w:r>
      </w:ins>
      <w:ins w:id="6" w:author="Daniel" w:date="2018-11-08T10:18:00Z">
        <w:r w:rsidR="00131D53">
          <w:rPr>
            <w:shd w:val="clear" w:color="auto" w:fill="FFFFFF"/>
          </w:rPr>
          <w:t xml:space="preserve"> </w:t>
        </w:r>
      </w:ins>
      <w:r w:rsidR="00313F2E">
        <w:rPr>
          <w:shd w:val="clear" w:color="auto" w:fill="FFFFFF"/>
        </w:rPr>
        <w:t xml:space="preserve">when spindles were </w:t>
      </w:r>
      <w:r w:rsidR="00A73273">
        <w:rPr>
          <w:shd w:val="clear" w:color="auto" w:fill="FFFFFF"/>
        </w:rPr>
        <w:t xml:space="preserve">in closer temporal proximity to a </w:t>
      </w:r>
      <w:r w:rsidR="00CF3822">
        <w:rPr>
          <w:shd w:val="clear" w:color="auto" w:fill="FFFFFF"/>
        </w:rPr>
        <w:t>SO</w:t>
      </w:r>
      <w:r w:rsidR="00313F2E">
        <w:rPr>
          <w:shd w:val="clear" w:color="auto" w:fill="FFFFFF"/>
        </w:rPr>
        <w:t>.</w:t>
      </w:r>
      <w:r w:rsidR="00F6095E">
        <w:rPr>
          <w:shd w:val="clear" w:color="auto" w:fill="FFFFFF"/>
        </w:rPr>
        <w:t xml:space="preserve"> </w:t>
      </w:r>
      <w:r w:rsidR="00B2599B">
        <w:rPr>
          <w:shd w:val="clear" w:color="auto" w:fill="FFFFFF"/>
        </w:rPr>
        <w:t>By understanding the connection between spindles</w:t>
      </w:r>
      <w:r w:rsidR="00B639B0">
        <w:rPr>
          <w:shd w:val="clear" w:color="auto" w:fill="FFFFFF"/>
        </w:rPr>
        <w:t xml:space="preserve">, </w:t>
      </w:r>
      <w:r w:rsidR="00451563">
        <w:rPr>
          <w:shd w:val="clear" w:color="auto" w:fill="FFFFFF"/>
        </w:rPr>
        <w:t>SO</w:t>
      </w:r>
      <w:r w:rsidR="001F216E">
        <w:rPr>
          <w:shd w:val="clear" w:color="auto" w:fill="FFFFFF"/>
        </w:rPr>
        <w:t>,</w:t>
      </w:r>
      <w:r w:rsidR="00B2599B">
        <w:rPr>
          <w:shd w:val="clear" w:color="auto" w:fill="FFFFFF"/>
        </w:rPr>
        <w:t xml:space="preserve"> and </w:t>
      </w:r>
      <w:r w:rsidR="00A73273">
        <w:rPr>
          <w:shd w:val="clear" w:color="auto" w:fill="FFFFFF"/>
        </w:rPr>
        <w:t>spiking correlation structure</w:t>
      </w:r>
      <w:r w:rsidR="00B2599B">
        <w:rPr>
          <w:shd w:val="clear" w:color="auto" w:fill="FFFFFF"/>
        </w:rPr>
        <w:t>, we hope to</w:t>
      </w:r>
      <w:r w:rsidR="007431A2">
        <w:rPr>
          <w:shd w:val="clear" w:color="auto" w:fill="FFFFFF"/>
        </w:rPr>
        <w:t xml:space="preserve"> gain insight into the </w:t>
      </w:r>
      <w:r w:rsidR="00B639B0">
        <w:rPr>
          <w:shd w:val="clear" w:color="auto" w:fill="FFFFFF"/>
        </w:rPr>
        <w:t xml:space="preserve">neurophysiological </w:t>
      </w:r>
      <w:r w:rsidR="00A73273">
        <w:rPr>
          <w:shd w:val="clear" w:color="auto" w:fill="FFFFFF"/>
        </w:rPr>
        <w:t xml:space="preserve">basis of offline processing driven by </w:t>
      </w:r>
      <w:r w:rsidR="009C5298">
        <w:rPr>
          <w:shd w:val="clear" w:color="auto" w:fill="FFFFFF"/>
        </w:rPr>
        <w:t>spindle-</w:t>
      </w:r>
      <w:r w:rsidR="00B639B0">
        <w:rPr>
          <w:shd w:val="clear" w:color="auto" w:fill="FFFFFF"/>
        </w:rPr>
        <w:t>SO</w:t>
      </w:r>
      <w:r w:rsidR="009C5298">
        <w:rPr>
          <w:shd w:val="clear" w:color="auto" w:fill="FFFFFF"/>
        </w:rPr>
        <w:t xml:space="preserve"> interactions</w:t>
      </w:r>
      <w:r w:rsidR="00D17775">
        <w:rPr>
          <w:shd w:val="clear" w:color="auto" w:fill="FFFFFF"/>
        </w:rPr>
        <w:t>.</w:t>
      </w:r>
    </w:p>
    <w:p w14:paraId="101F8D04" w14:textId="77777777" w:rsidR="00A73273" w:rsidRDefault="00A73273">
      <w:pPr>
        <w:jc w:val="left"/>
        <w:rPr>
          <w:ins w:id="7" w:author="Karunesh Ganguly" w:date="2018-10-24T22:09:00Z"/>
          <w:b/>
          <w:sz w:val="28"/>
        </w:rPr>
      </w:pPr>
      <w:ins w:id="8" w:author="Karunesh Ganguly" w:date="2018-10-24T22:09:00Z">
        <w:r>
          <w:br w:type="page"/>
        </w:r>
      </w:ins>
    </w:p>
    <w:p w14:paraId="7909F3C7" w14:textId="61AB9FD5" w:rsidR="009725F2" w:rsidRDefault="009725F2" w:rsidP="00AE6898">
      <w:pPr>
        <w:pStyle w:val="SectionHeading"/>
      </w:pPr>
      <w:r>
        <w:t>Results</w:t>
      </w:r>
    </w:p>
    <w:p w14:paraId="15174071" w14:textId="77777777" w:rsidR="00E90931" w:rsidRDefault="00E90931" w:rsidP="00AE6898"/>
    <w:p w14:paraId="749CD203" w14:textId="21254774" w:rsidR="00043375" w:rsidRDefault="00A34830" w:rsidP="00AE6898">
      <w:pPr>
        <w:pStyle w:val="Heading1"/>
      </w:pPr>
      <w:r>
        <w:t>Neural Oscillation Detection</w:t>
      </w:r>
    </w:p>
    <w:p w14:paraId="602551F6" w14:textId="3A76C27F" w:rsidR="00B3263B" w:rsidRPr="0064410C" w:rsidRDefault="008F592C" w:rsidP="00AE6898">
      <w:pPr>
        <w:rPr>
          <w:ins w:id="9" w:author="Daniel" w:date="2018-10-17T15:10:00Z"/>
        </w:rPr>
      </w:pPr>
      <w:r>
        <w:t xml:space="preserve">We recorded extracellular LFP and spiking activity from M1 </w:t>
      </w:r>
      <w:r w:rsidR="00397451">
        <w:t xml:space="preserve">in four rats </w:t>
      </w:r>
      <w:r w:rsidR="00870BAA">
        <w:t>(</w:t>
      </w:r>
      <w:r w:rsidR="00397451">
        <w:t>see Methods</w:t>
      </w:r>
      <w:r w:rsidR="00E35C25">
        <w:t xml:space="preserve"> for description of electrophysiology and recording probe details</w:t>
      </w:r>
      <w:r w:rsidR="00180ED9">
        <w:t xml:space="preserve">; </w:t>
      </w:r>
      <w:r w:rsidR="003137B2">
        <w:t>Figure</w:t>
      </w:r>
      <w:r w:rsidR="00180ED9">
        <w:t xml:space="preserve"> 1A</w:t>
      </w:r>
      <w:r w:rsidR="00397451">
        <w:t>).</w:t>
      </w:r>
      <w:r w:rsidR="00F6095E">
        <w:t xml:space="preserve"> </w:t>
      </w:r>
      <w:r w:rsidR="00977A8D">
        <w:t>W</w:t>
      </w:r>
      <w:r w:rsidR="003E11C8">
        <w:t>e intermittently</w:t>
      </w:r>
      <w:r w:rsidR="00B007D4">
        <w:t xml:space="preserve"> recorded </w:t>
      </w:r>
      <w:r w:rsidR="003E11C8">
        <w:t xml:space="preserve">activity during </w:t>
      </w:r>
      <w:r w:rsidR="003D432C">
        <w:t>“Sleep Blocks”</w:t>
      </w:r>
      <w:r w:rsidR="003E11C8">
        <w:t xml:space="preserve"> in which animals were </w:t>
      </w:r>
      <w:r w:rsidR="00775270">
        <w:t>given the opportunity</w:t>
      </w:r>
      <w:r w:rsidR="003E11C8">
        <w:t xml:space="preserve"> to sleep </w:t>
      </w:r>
      <w:r w:rsidR="00B007D4">
        <w:t xml:space="preserve">for </w:t>
      </w:r>
      <w:r w:rsidR="00CC5B27" w:rsidRPr="00566C3F">
        <w:t>~</w:t>
      </w:r>
      <w:r w:rsidR="00B007D4" w:rsidRPr="00566C3F">
        <w:t>2 hrs</w:t>
      </w:r>
      <w:r w:rsidR="00566C3F">
        <w:t>.</w:t>
      </w:r>
      <w:r w:rsidR="00F6095E">
        <w:t xml:space="preserve"> </w:t>
      </w:r>
      <w:r w:rsidR="00AF3068">
        <w:t>During</w:t>
      </w:r>
      <w:r w:rsidR="00555440">
        <w:t xml:space="preserve"> NREM sleep</w:t>
      </w:r>
      <w:r w:rsidR="00AF3068">
        <w:t xml:space="preserve"> we identified ongoing spindles and </w:t>
      </w:r>
      <w:r w:rsidR="00451563">
        <w:t>SO</w:t>
      </w:r>
      <w:r w:rsidR="00AF3068">
        <w:t xml:space="preserve"> using standard </w:t>
      </w:r>
      <w:r w:rsidR="00E31334">
        <w:t>algorithms</w:t>
      </w:r>
      <w:r w:rsidR="00542E93">
        <w:t xml:space="preserve"> </w:t>
      </w:r>
      <w:r w:rsidR="00E31334">
        <w:t xml:space="preserve">for automatic detection </w:t>
      </w:r>
      <w:r w:rsidR="007C5563">
        <w:rPr>
          <w:rStyle w:val="FootnoteReference"/>
        </w:rPr>
        <w:fldChar w:fldCharType="begin" w:fldLock="1"/>
      </w:r>
      <w:r w:rsidR="003C3200">
        <w:instrText>ADDIN CSL_CITATION {"citationItems":[{"id":"ITEM-1","itemData":{"DOI":"10.5665/sleep.5758","ISBN":"1550-9109 (Electronic) 0161-8105 (Linking)","ISSN":"1550-9109","PMID":"26856904","abstract":"STUDY OBJECTIVES Sleep is defined as a reversible state of reduction in sensory responsiveness and immobility. A long-standing hypothesis suggests that a high arousal threshold during non-rapid eye movement (NREM) sleep is mediated by sleep spindle oscillations, impairing thalamocortical transmission of incoming sensory stimuli. Here we set out to test this idea directly by examining sensory-evoked neuronal spiking activity during natural sleep. METHODS We compared neuronal (n = 269) and multiunit activity (MUA), as well as local field potentials (LFP) in rat core auditory cortex (A1) during NREM sleep, comparing responses to sounds depending on the presence or absence of sleep spindles. RESULTS We found that sleep spindles robustly modulated the timing of neuronal discharges in A1. However, responses to sounds were nearly identical for all measured signals including isolated neurons, MUA, and LFPs (all differences &lt; 10%). Furthermore, in 10% of trials, auditory stimulation led to an early termination of the sleep spindle oscillation around 150-250 msec following stimulus onset. Finally, active ON states and inactive OFF periods during slow waves in NREM sleep affected the auditory response in opposite ways, depending on stimulus intensity. CONCLUSIONS Responses in core auditory cortex are well preserved regardless of sleep spindles recorded in that area, suggesting that thalamocortical sensory relay remains functional during sleep spindles, and that sensory disconnection in sleep is mediated by other mechanisms.","author":[{"dropping-particle":"","family":"Sela","given":"Yaniv","non-dropping-particle":"","parse-names":false,"suffix":""},{"dropping-particle":"V.","family":"Vyazovskiy","given":"Vladyslav","non-dropping-particle":"","parse-names":false,"suffix":""},{"dropping-particle":"","family":"Cirelli","given":"Chiara","non-dropping-particle":"","parse-names":false,"suffix":""},{"dropping-particle":"","family":"Tononi","given":"Giulio","non-dropping-particle":"","parse-names":false,"suffix":""},{"dropping-particle":"","family":"Nir","given":"Yuval","non-dropping-particle":"","parse-names":false,"suffix":""}],"container-title":"Sleep","id":"ITEM-1","issue":"5","issued":{"date-parts":[["2016"]]},"page":"1069-1082","title":"Responses in Rat Core Auditory Cortex are Preserved during Sleep Spindle Oscillations","type":"article-journal","volume":"39"},"uris":["http://www.mendeley.com/documents/?uuid=484f6781-83bd-4e8c-8caa-ca07ebcd92f4"]}],"mendeley":{"formattedCitation":"(Sela et al. 2016)","plainTextFormattedCitation":"(Sela et al. 2016)","previouslyFormattedCitation":"(Sela et al. 2016)"},"properties":{"noteIndex":0},"schema":"https://github.com/citation-style-language/schema/raw/master/csl-citation.json"}</w:instrText>
      </w:r>
      <w:r w:rsidR="007C5563">
        <w:rPr>
          <w:rStyle w:val="FootnoteReference"/>
        </w:rPr>
        <w:fldChar w:fldCharType="separate"/>
      </w:r>
      <w:r w:rsidR="00AF64B5" w:rsidRPr="00AF64B5">
        <w:rPr>
          <w:noProof/>
        </w:rPr>
        <w:t>(Sela et al. 2016)</w:t>
      </w:r>
      <w:r w:rsidR="007C5563">
        <w:rPr>
          <w:rStyle w:val="FootnoteReference"/>
        </w:rPr>
        <w:fldChar w:fldCharType="end"/>
      </w:r>
      <w:r w:rsidR="00555440">
        <w:t>.</w:t>
      </w:r>
      <w:r w:rsidR="00F6095E">
        <w:t xml:space="preserve"> </w:t>
      </w:r>
      <w:r w:rsidR="001D38C0">
        <w:t xml:space="preserve">Briefly, LFP channels were z-scored to standardize activity levels. Next, the average activity across </w:t>
      </w:r>
      <w:r w:rsidR="006F5A98">
        <w:t>electrodes</w:t>
      </w:r>
      <w:r w:rsidR="001D38C0">
        <w:t xml:space="preserve"> was used as a virtual LFP signal</w:t>
      </w:r>
      <w:r w:rsidR="008B470F">
        <w:t xml:space="preserve"> (</w:t>
      </w:r>
      <w:r w:rsidR="003137B2">
        <w:t>Figure</w:t>
      </w:r>
      <w:r w:rsidR="008B470F">
        <w:t xml:space="preserve"> 1B)</w:t>
      </w:r>
      <w:r w:rsidR="001D38C0">
        <w:t xml:space="preserve">. This signal was filtered in the spindle band (10-16Hz) and </w:t>
      </w:r>
      <w:r w:rsidR="00977A8D">
        <w:t xml:space="preserve">a lower frequency </w:t>
      </w:r>
      <w:r w:rsidR="001D38C0">
        <w:t>band (</w:t>
      </w:r>
      <w:r w:rsidR="00977A8D">
        <w:t>0</w:t>
      </w:r>
      <w:r w:rsidR="001D38C0">
        <w:t xml:space="preserve">.1-4Hz). </w:t>
      </w:r>
      <w:r w:rsidR="001F2675">
        <w:t>Periods in which spindle power exceeded an upper threshold for at least one sample and a lower threshold for at least 500 ms were identified as spindles</w:t>
      </w:r>
      <w:r w:rsidR="001B01BC">
        <w:t xml:space="preserve"> (</w:t>
      </w:r>
      <w:r w:rsidR="00DB3ABF">
        <w:t xml:space="preserve">Methods; </w:t>
      </w:r>
      <w:r w:rsidR="003137B2">
        <w:t>Figure</w:t>
      </w:r>
      <w:r w:rsidR="001B01BC">
        <w:t xml:space="preserve"> 1B)</w:t>
      </w:r>
      <w:r w:rsidR="001F2675">
        <w:t>.</w:t>
      </w:r>
      <w:r w:rsidR="001B01BC">
        <w:t xml:space="preserve"> </w:t>
      </w:r>
      <w:r w:rsidR="005D47FB">
        <w:t>Indeed, the average spectrogram of identified spindles (aligned to the spindle peak) reveal</w:t>
      </w:r>
      <w:r w:rsidR="004F3D65">
        <w:t>ed</w:t>
      </w:r>
      <w:r w:rsidR="005D47FB">
        <w:t xml:space="preserve"> a time-frequency specific bump in spindle power compared to random epochs</w:t>
      </w:r>
      <w:r w:rsidR="00A95A9D">
        <w:t xml:space="preserve"> (</w:t>
      </w:r>
      <w:r w:rsidR="003137B2">
        <w:t>Figure</w:t>
      </w:r>
      <w:r w:rsidR="00A95A9D">
        <w:t xml:space="preserve"> 1C)</w:t>
      </w:r>
      <w:r w:rsidR="005D47FB">
        <w:t>.</w:t>
      </w:r>
      <w:r w:rsidR="004D3DCA">
        <w:t xml:space="preserve"> Notably</w:t>
      </w:r>
      <w:r w:rsidR="00A95A9D">
        <w:t xml:space="preserve">, this spectrogram also shows a </w:t>
      </w:r>
      <w:r w:rsidR="004D3DCA">
        <w:t xml:space="preserve">bump in </w:t>
      </w:r>
      <w:r w:rsidR="005C7575">
        <w:t xml:space="preserve">low frequency </w:t>
      </w:r>
      <w:r w:rsidR="004D3DCA">
        <w:t xml:space="preserve">power, which precedes spindles, in line with previous research on the close timing of </w:t>
      </w:r>
      <w:r w:rsidR="004027C5">
        <w:t>SO</w:t>
      </w:r>
      <w:r w:rsidR="004D3DCA">
        <w:t xml:space="preserve"> and spindles</w:t>
      </w:r>
      <w:r w:rsidR="002C5BA0">
        <w:t xml:space="preserve"> </w:t>
      </w:r>
      <w:r w:rsidR="00200C80">
        <w:fldChar w:fldCharType="begin" w:fldLock="1"/>
      </w:r>
      <w:r w:rsidR="003C3200">
        <w:instrText>ADDIN CSL_CITATION {"citationItems":[{"id":"ITEM-1","itemData":{"DOI":"11124996","ISBN":"0270-6474","ISSN":"0270-6474","PMID":"8340808","abstract":"As most afferent axons to the thalamus originate in the cerebral cortex, we assumed that the slow (&lt; 1 Hz) cortical oscillation described in the two companion articles is reflected in reticular (RE) thalamic and thalamocortical cells. We hypothesized that the cortically generated slow rhythm would appear in the thalamus in conjunction with delta and spindle oscillations arising from intrinsic and network properties of thalamic neurons. Intracellular recordings have been obtained in anesthetized cats from RE (n = 51) and cortically projecting (n = 240) thalamic neurons. RE cells were physiologically identified by cortically evoked high-frequency spike bursts and depolarizing spindle oscillations. Thalamocortical cells were recognized by backfiring from appropriate neocortical areas, spindle-related cyclic IPSPs, and hyperpolarization-activated delta oscillation consisting of rhythmic low-threshold spikes (LTSs) alternating with afterhyperpolarizing potentials (AHPs). The slow rhythm (0.3-0.5 Hz) was recorded in 65% of RE neurons. In approximately 90% of oscillating cells, the rhythm consisted of prolonged depolarizations giving rise to trains of single action potentials. DC hyperpolarization increased the synaptic noise and, in a few cells, suppressed the long-lasting depolarizing phase of the slow rhythm, without blocking the fast EPSPs. In approximately 10% of oscillating neurons, the hyperpolarizing phase of the oscillation was much more pronounced, thus suggesting that the slow rhythm was produced by inhibitory sculpturing of the background firing. The slow oscillation was associated with faster rhythms (4-8 Hz) in the same RE neuron. The slow rhythm of RE neurons was closely related to EEG wave complexes recurring with the same frequency, and its strong dependency upon a synchronized state of cortical EEG was observed during shifts in EEG patterns at different levels of anesthesia. In 44% of thalamocortical cells the slow rhythm of depolarizing sequences was apparent and it could coexist with delta or spindle oscillations in the same neuron. The occurrence of the slowly recurring depolarizing envelopes was delayed by the hyperpolarizing spindle sequences or by the LTS-AHP sequences of delta oscillation. The hyperpolarization-activated delta potentials that tended to dampen after a few cycles were grouped in sequences recurring with the slow rhythm. We finally propose a unified scenario of the genesis of the three major sleep rhythms: slow, delta, an…","author":[{"dropping-particle":"","family":"Steriade","given":"M.","non-dropping-particle":"","parse-names":false,"suffix":""},{"dropping-particle":"","family":"Contreras","given":"D.","non-dropping-particle":"","parse-names":false,"suffix":""},{"dropping-particle":"","family":"Curró Dossi","given":"R.","non-dropping-particle":"","parse-names":false,"suffix":""},{"dropping-particle":"","family":"Nuñez","given":"A.","non-dropping-particle":"","parse-names":false,"suffix":""}],"container-title":"The Journal of neuroscience : the official journal of the Society for Neuroscience","id":"ITEM-1","issue":"August","issued":{"date-parts":[["1993"]]},"page":"3284-99","title":"The slow (&lt; 1 Hz) oscillation in reticular thalamic and thalamocortical neurons: scenario of sleep rhythm generation in interacting thalamic and neocortical networks","type":"article-journal","volume":"13"},"uris":["http://www.mendeley.com/documents/?uuid=1241c170-4905-4b19-b2f6-61708e7c824f"]},{"id":"ITEM-2","itemData":{"DOI":"10.1523/JNEUROSCI.1953-14.2014","ISBN":"1529-2401 (Electronic)\\r0270-6474 (Linking)","ISSN":"0270-6474","PMID":"25505340","abstract":"Large-amplitude sleep slow oscillations group faster neuronal oscillations and are of functional relevance for memory performance. However, relatively little is known about the impact of slow oscillations on functionally coupled networks. Here, we provide a comprehensive view on how human slow oscillatory dynamics influence various measures of brain processing. We demonstrate that slow oscillations coordinate interregional cortical communication, as assessed by phase synchrony in the sleep spindle frequency range and cross-frequency coupling between spindle and beta activity. Furthermore, we show that the organizing role of slow oscillations is restricted to circumscribed topographical areas. These findings add importantly to our basic understanding of the orchestrating role of slow oscillations. In addition, they are of considerable relevance for accounts of sleep-dependent memory reprocessing and consolidation.","author":[{"dropping-particle":"","family":"Cox","given":"R.","non-dropping-particle":"","parse-names":false,"suffix":""},{"dropping-particle":"","family":"Driel","given":"J.","non-dropping-particle":"van","parse-names":false,"suffix":""},{"dropping-particle":"","family":"Boer","given":"M.","non-dropping-particle":"de","parse-names":false,"suffix":""},{"dropping-particle":"","family":"Talamini","given":"L. M.","non-dropping-particle":"","parse-names":false,"suffix":""}],"container-title":"Journal of Neuroscience","id":"ITEM-2","issue":"50","issued":{"date-parts":[["2014"]]},"page":"16890-16901","title":"Slow Oscillations during Sleep Coordinate Interregional Communication in Cortical Networks","type":"article-journal","volume":"34"},"uris":["http://www.mendeley.com/documents/?uuid=2e166fee-c3e2-49af-8c9f-ba5a61ddf21a"]},{"id":"ITEM-3","itemData":{"DOI":"22/24/10941 [pii]","ISBN":"1529-2401 (Electronic)\\r0270-6474 (Linking)","ISSN":"1529-2401","PMID":"12486189","abstract":"Based on findings primarily in cats, the grouping of spindle activity and fast brain oscillations by slow oscillations during slow-wave sleep (SWS) has been proposed to represent an essential feature in the processing of memories during sleep. We examined whether a comparable grouping of spindle and fast activity coinciding with slow oscillations can be found in human SWS. For negative and positive half-waves of slow oscillations (dominant frequency, 0.7-0.8 Hz) identified during SWS in humans (n = 13), wave-triggered averages of root mean square (rms) activity in the theta (4-8 Hz), alpha (8-12 Hz), spindle (12-15 Hz), and beta (15-25 Hz) range were formed. Slow positive half-waves were linked to a pronounced and microV (23.4%; p &lt; 0.001, with reference to baseline) at the midline central electrode (Cz). In contrast, spindle activity was suppressed during slow negative half-waves, on average by -0.65 +/- 0.06 microV at Cz (-22%; p &lt; 0.001). An increase in spindle activity 400-500 msec after negative half-waves was more than twofold the increase during slow positive half-waves (p &lt; 0.001). A similar although less pronounced dynamic was observed for beta activity, but not for alpha and theta frequencies. Discrete spindles identified during stages 2 and 3 of non-rapid eye movement (REM) sleep coincided with a discrete slow positive half-wave-like potential preceded by a pronounced negative half-wave (p &lt; 0.01). These results provide the first evidence in humans of grouping of spindle and beta activity during slow oscillations. They support the concept that phases of cortical depolarization during slow oscillations, reflected by surface-positive (depth-negative) field potentials, drive the thalamocortical spindle activity. The drive is particularly strong during cortical depolarization, expressed as surface-positive field potentials.","author":[{"dropping-particle":"","family":"Mölle","given":"Matthias","non-dropping-particle":"","parse-names":false,"suffix":""},{"dropping-particle":"","family":"Marshall","given":"Lisa","non-dropping-particle":"","parse-names":false,"suffix":""},{"dropping-particle":"","family":"Gais","given":"Steffen","non-dropping-particle":"","parse-names":false,"suffix":""},{"dropping-particle":"","family":"Born","given":"Jan","non-dropping-particle":"","parse-names":false,"suffix":""}],"container-title":"The Journal of Neuroscience","id":"ITEM-3","issue":"24","issued":{"date-parts":[["2002"]]},"page":"10941-10947","title":"Grouping of spindle activity during slow oscillations in human non-rapid eye movement sleep.","type":"article-journal","volume":"22"},"uris":["http://www.mendeley.com/documents/?uuid=dc1f9999-333f-4023-accd-42bc600b739d"]}],"mendeley":{"formattedCitation":"(Cox et al. 2014; Mölle et al. 2002; M. Steriade et al. 1993)","plainTextFormattedCitation":"(Cox et al. 2014; Mölle et al. 2002; M. Steriade et al. 1993)","previouslyFormattedCitation":"(Cox et al. 2014; Mölle et al. 2002; M. Steriade et al. 1993)"},"properties":{"noteIndex":0},"schema":"https://github.com/citation-style-language/schema/raw/master/csl-citation.json"}</w:instrText>
      </w:r>
      <w:r w:rsidR="00200C80">
        <w:fldChar w:fldCharType="separate"/>
      </w:r>
      <w:r w:rsidR="00AF64B5" w:rsidRPr="00AF64B5">
        <w:rPr>
          <w:noProof/>
        </w:rPr>
        <w:t>(Cox et al. 2014; Mölle et al. 2002; M. Steriade et al. 1993)</w:t>
      </w:r>
      <w:r w:rsidR="00200C80">
        <w:fldChar w:fldCharType="end"/>
      </w:r>
      <w:r w:rsidR="004D3DCA">
        <w:t xml:space="preserve">. </w:t>
      </w:r>
      <w:r w:rsidR="00777CE7">
        <w:t xml:space="preserve">To detect </w:t>
      </w:r>
      <w:r w:rsidR="00451563">
        <w:t>SO</w:t>
      </w:r>
      <w:r w:rsidR="00777CE7">
        <w:t xml:space="preserve">, we identified all </w:t>
      </w:r>
      <w:r w:rsidR="007D4235">
        <w:t>positive</w:t>
      </w:r>
      <w:r w:rsidR="00777CE7">
        <w:t>-to-</w:t>
      </w:r>
      <w:r w:rsidR="007D4235">
        <w:t>negative</w:t>
      </w:r>
      <w:r w:rsidR="00777CE7">
        <w:t xml:space="preserve"> zero crossings in the delta band along with the previous peak and following trough. </w:t>
      </w:r>
      <w:r w:rsidR="00E0205B">
        <w:t xml:space="preserve">The positive-to-negative zero crossings in </w:t>
      </w:r>
      <w:r w:rsidR="00C0382A">
        <w:t>which the time f</w:t>
      </w:r>
      <w:r w:rsidR="00E0205B">
        <w:t xml:space="preserve">rom the peak to the trough was at least 300 ms were considered </w:t>
      </w:r>
      <w:r w:rsidR="00451563">
        <w:t>SO</w:t>
      </w:r>
      <w:r w:rsidR="00E0205B">
        <w:t xml:space="preserve">. </w:t>
      </w:r>
      <w:r w:rsidR="00350B52">
        <w:t>To minimize false detections</w:t>
      </w:r>
      <w:r w:rsidR="008E5639">
        <w:t>,</w:t>
      </w:r>
      <w:r w:rsidR="00D7777B">
        <w:t xml:space="preserve"> we focused on </w:t>
      </w:r>
      <w:r w:rsidR="00F8223F">
        <w:t xml:space="preserve">high </w:t>
      </w:r>
      <w:r w:rsidR="00350B52">
        <w:t>amplitude</w:t>
      </w:r>
      <w:r w:rsidR="00D7777B">
        <w:t xml:space="preserve"> </w:t>
      </w:r>
      <w:r w:rsidR="00451563">
        <w:t>SO</w:t>
      </w:r>
      <w:r w:rsidR="005B3378">
        <w:t xml:space="preserve"> </w:t>
      </w:r>
      <w:r w:rsidR="00F8223F">
        <w:t xml:space="preserve">with large </w:t>
      </w:r>
      <w:r w:rsidR="00434AA5">
        <w:t>peaks</w:t>
      </w:r>
      <w:r w:rsidR="00F8223F">
        <w:t xml:space="preserve"> and troughs </w:t>
      </w:r>
      <w:r w:rsidR="00D33ECA">
        <w:t>(Methods</w:t>
      </w:r>
      <w:r w:rsidR="00CC4E2C">
        <w:t xml:space="preserve">; </w:t>
      </w:r>
      <w:r w:rsidR="003137B2">
        <w:t>Figure</w:t>
      </w:r>
      <w:r w:rsidR="00CC4E2C">
        <w:t xml:space="preserve"> 1B</w:t>
      </w:r>
      <w:r w:rsidR="00D33ECA">
        <w:t>)</w:t>
      </w:r>
      <w:r w:rsidR="002E3576">
        <w:t>.</w:t>
      </w:r>
    </w:p>
    <w:p w14:paraId="1DA337B9" w14:textId="77777777" w:rsidR="00893CF5" w:rsidRDefault="00893CF5" w:rsidP="00AE6898">
      <w:pPr>
        <w:rPr>
          <w:ins w:id="10" w:author="Karunesh Ganguly" w:date="2018-10-14T13:39:00Z"/>
        </w:rPr>
      </w:pPr>
    </w:p>
    <w:p w14:paraId="2CF8B0DA" w14:textId="630E2157" w:rsidR="004B3E35" w:rsidRDefault="00C559F1" w:rsidP="00AE6898">
      <w:pPr>
        <w:pStyle w:val="Heading1"/>
      </w:pPr>
      <w:r w:rsidRPr="00A01293">
        <w:t>Spindles Modulate Single Unit Spiking</w:t>
      </w:r>
    </w:p>
    <w:p w14:paraId="489FC9B5" w14:textId="63731223" w:rsidR="005B0B9A" w:rsidRDefault="00330EBD" w:rsidP="00AE6898">
      <w:r>
        <w:t xml:space="preserve">To </w:t>
      </w:r>
      <w:r w:rsidR="004027C5">
        <w:t xml:space="preserve">observe </w:t>
      </w:r>
      <w:r>
        <w:t>spindle-</w:t>
      </w:r>
      <w:r w:rsidR="004027C5">
        <w:t xml:space="preserve">neuron </w:t>
      </w:r>
      <w:r w:rsidR="00CD2B4C">
        <w:t>interaction</w:t>
      </w:r>
      <w:r w:rsidR="00601966">
        <w:t>s</w:t>
      </w:r>
      <w:r w:rsidR="00CD2B4C">
        <w:t xml:space="preserve">, </w:t>
      </w:r>
      <w:r w:rsidR="00246DFE">
        <w:t>we aligned spike rasters to the peak of identified spindles</w:t>
      </w:r>
      <w:r w:rsidR="004027C5">
        <w:t>.</w:t>
      </w:r>
      <w:r w:rsidR="00F6095E">
        <w:t xml:space="preserve"> </w:t>
      </w:r>
      <w:r w:rsidR="004027C5">
        <w:t>We n</w:t>
      </w:r>
      <w:r w:rsidR="00246DFE">
        <w:t>ote</w:t>
      </w:r>
      <w:r w:rsidR="004027C5">
        <w:t xml:space="preserve">d </w:t>
      </w:r>
      <w:r w:rsidR="00246DFE">
        <w:t xml:space="preserve">the </w:t>
      </w:r>
      <w:r w:rsidR="00AA485C">
        <w:t xml:space="preserve">average </w:t>
      </w:r>
      <w:r w:rsidR="00246DFE">
        <w:t xml:space="preserve">oscillatory firing rate of the example unit in </w:t>
      </w:r>
      <w:r w:rsidR="003137B2">
        <w:t>Figure</w:t>
      </w:r>
      <w:r w:rsidR="00246DFE">
        <w:t xml:space="preserve"> 2</w:t>
      </w:r>
      <w:r w:rsidR="002C5BA0">
        <w:t>A-</w:t>
      </w:r>
      <w:r w:rsidR="00246DFE">
        <w:t>B, which closely matche</w:t>
      </w:r>
      <w:r w:rsidR="004027C5">
        <w:t xml:space="preserve">d </w:t>
      </w:r>
      <w:r w:rsidR="004027C5">
        <w:sym w:font="Symbol" w:char="F02D"/>
      </w:r>
      <w:r w:rsidR="004027C5">
        <w:t xml:space="preserve"> </w:t>
      </w:r>
      <w:r w:rsidR="0027716F">
        <w:t>with a phase shift</w:t>
      </w:r>
      <w:r w:rsidR="004027C5">
        <w:t xml:space="preserve"> </w:t>
      </w:r>
      <w:r w:rsidR="004027C5">
        <w:sym w:font="Symbol" w:char="F02D"/>
      </w:r>
      <w:r w:rsidR="004027C5">
        <w:t xml:space="preserve"> </w:t>
      </w:r>
      <w:r w:rsidR="00246DFE">
        <w:t xml:space="preserve">the average spindle waveform. </w:t>
      </w:r>
      <w:r w:rsidR="002C5BA0">
        <w:t>The similarity of firing rate</w:t>
      </w:r>
      <w:r w:rsidR="004201BD">
        <w:t xml:space="preserve"> and LFP during spindles suggest</w:t>
      </w:r>
      <w:r w:rsidR="004027C5">
        <w:t>ed</w:t>
      </w:r>
      <w:r w:rsidR="004201BD">
        <w:t xml:space="preserve"> that spike timing is modulated during ongoing spindles. </w:t>
      </w:r>
      <w:r w:rsidR="0055451C">
        <w:t xml:space="preserve">To quantify </w:t>
      </w:r>
      <w:r w:rsidR="00D73A57">
        <w:t>spindle</w:t>
      </w:r>
      <w:r w:rsidR="0055451C">
        <w:t xml:space="preserve"> modulation </w:t>
      </w:r>
      <w:r w:rsidR="00D73A57">
        <w:t>of</w:t>
      </w:r>
      <w:r w:rsidR="0055451C">
        <w:t xml:space="preserve"> </w:t>
      </w:r>
      <w:r w:rsidR="004027C5">
        <w:t xml:space="preserve">neural </w:t>
      </w:r>
      <w:r w:rsidR="00D73A57">
        <w:t>spiking</w:t>
      </w:r>
      <w:r w:rsidR="0055451C">
        <w:t xml:space="preserve">, we extracted the spindle phase </w:t>
      </w:r>
      <w:r w:rsidR="00B9628E">
        <w:t>at</w:t>
      </w:r>
      <w:r w:rsidR="0055451C">
        <w:t xml:space="preserve"> each </w:t>
      </w:r>
      <w:r w:rsidR="00B9628E">
        <w:t xml:space="preserve">recorded </w:t>
      </w:r>
      <w:r w:rsidR="00973145">
        <w:t>action potential</w:t>
      </w:r>
      <w:r w:rsidR="00131A40">
        <w:t xml:space="preserve"> (</w:t>
      </w:r>
      <w:r w:rsidR="003137B2">
        <w:t>Figure</w:t>
      </w:r>
      <w:r w:rsidR="00131A40">
        <w:t xml:space="preserve"> 2C)</w:t>
      </w:r>
      <w:r w:rsidR="00D771E4">
        <w:t>.</w:t>
      </w:r>
      <w:r w:rsidR="00F6095E">
        <w:t xml:space="preserve"> </w:t>
      </w:r>
      <w:r w:rsidR="004027C5">
        <w:t>T</w:t>
      </w:r>
      <w:r w:rsidR="006F5608">
        <w:t>o get the spindle phase, we use</w:t>
      </w:r>
      <w:r w:rsidR="0060129B">
        <w:t>d</w:t>
      </w:r>
      <w:r w:rsidR="006F5608">
        <w:t xml:space="preserve"> the</w:t>
      </w:r>
      <w:r w:rsidR="008F592C">
        <w:t xml:space="preserve"> angle of the Hilbert </w:t>
      </w:r>
      <w:r w:rsidR="000A5E8A">
        <w:t>spindle band LFP</w:t>
      </w:r>
      <w:r w:rsidR="00131A40">
        <w:t xml:space="preserve"> (</w:t>
      </w:r>
      <w:r w:rsidR="003137B2">
        <w:t>Figure</w:t>
      </w:r>
      <w:r w:rsidR="00131A40">
        <w:t xml:space="preserve"> 2C</w:t>
      </w:r>
      <w:r w:rsidR="00235656">
        <w:t>,</w:t>
      </w:r>
      <w:r w:rsidR="00131A40">
        <w:t xml:space="preserve"> Phase Plot)</w:t>
      </w:r>
      <w:r w:rsidR="000A5E8A">
        <w:t>.</w:t>
      </w:r>
      <w:r w:rsidR="006F5608">
        <w:t xml:space="preserve"> </w:t>
      </w:r>
      <w:r w:rsidR="000A5E8A">
        <w:t>T</w:t>
      </w:r>
      <w:r w:rsidR="006F5608">
        <w:t xml:space="preserve">hen </w:t>
      </w:r>
      <w:r w:rsidR="000A5E8A">
        <w:t xml:space="preserve">we </w:t>
      </w:r>
      <w:r w:rsidR="006F5608">
        <w:t>collected the phase triggered on each spike</w:t>
      </w:r>
      <w:r w:rsidR="00AE016E">
        <w:t xml:space="preserve"> occurring </w:t>
      </w:r>
      <w:r w:rsidR="000A5E8A">
        <w:t>within one cycle of</w:t>
      </w:r>
      <w:r w:rsidR="00AE016E">
        <w:t xml:space="preserve"> the spindle peak (</w:t>
      </w:r>
      <w:r w:rsidR="003137B2">
        <w:t>Figure</w:t>
      </w:r>
      <w:r w:rsidR="00AE016E">
        <w:t xml:space="preserve"> 2C</w:t>
      </w:r>
      <w:r w:rsidR="00235656">
        <w:t>,</w:t>
      </w:r>
      <w:r w:rsidR="002E5E96">
        <w:t xml:space="preserve"> highlighted blue portion</w:t>
      </w:r>
      <w:r w:rsidR="00AE016E">
        <w:t>)</w:t>
      </w:r>
      <w:r w:rsidR="0055451C">
        <w:t xml:space="preserve">. </w:t>
      </w:r>
      <w:r w:rsidR="00EB5F95">
        <w:t>This yielded a spike phase distribution (</w:t>
      </w:r>
      <w:r w:rsidR="003137B2">
        <w:t>Figure</w:t>
      </w:r>
      <w:r w:rsidR="00EB5F95">
        <w:t xml:space="preserve"> 2D</w:t>
      </w:r>
      <w:r w:rsidR="00235656">
        <w:t>,</w:t>
      </w:r>
      <w:r w:rsidR="001366CF">
        <w:t xml:space="preserve"> upper</w:t>
      </w:r>
      <w:r w:rsidR="00EB5F95">
        <w:t xml:space="preserve">), which was used to calculate the degree of phase locking for each single unit. Briefly, each </w:t>
      </w:r>
      <w:r w:rsidR="006E436A">
        <w:t>spike-</w:t>
      </w:r>
      <w:r w:rsidR="00EB5F95">
        <w:t xml:space="preserve">triggered phase was converted to a vector of unit magnitude and in the direction of the </w:t>
      </w:r>
      <w:r w:rsidR="00354116">
        <w:t xml:space="preserve">triggered </w:t>
      </w:r>
      <w:r w:rsidR="00EB5F95">
        <w:t>phase. Then the average vector was computed and the magnitude of this vector was taken as the phase locking value, whereas the direction of this vector was taken as the preferred spindle phase (</w:t>
      </w:r>
      <w:r w:rsidR="003137B2">
        <w:t>Figure</w:t>
      </w:r>
      <w:r w:rsidR="00EB5F95">
        <w:t xml:space="preserve"> 2D</w:t>
      </w:r>
      <w:r w:rsidR="00235656">
        <w:t>,</w:t>
      </w:r>
      <w:r w:rsidR="001366CF">
        <w:t xml:space="preserve"> lower</w:t>
      </w:r>
      <w:r w:rsidR="00EB5F95">
        <w:t xml:space="preserve">). </w:t>
      </w:r>
      <w:r w:rsidR="00AE78B6">
        <w:t xml:space="preserve">Most units had a preferred spindle phase between </w:t>
      </w:r>
      <w:r w:rsidR="00B46C5D" w:rsidRPr="00AD089A">
        <w:rPr>
          <w:noProof/>
          <w:position w:val="-10"/>
        </w:rPr>
        <w:object w:dxaOrig="520" w:dyaOrig="320" w14:anchorId="4FD03B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4" type="#_x0000_t75" alt="" style="width:26.15pt;height:16.25pt;mso-width-percent:0;mso-height-percent:0;mso-width-percent:0;mso-height-percent:0" o:ole="">
            <v:imagedata r:id="rId10" o:title=""/>
          </v:shape>
          <o:OLEObject Type="Embed" ProgID="Equation.DSMT4" ShapeID="_x0000_i1124" DrawAspect="Content" ObjectID="_1477140540" r:id="rId11"/>
        </w:object>
      </w:r>
      <w:r w:rsidR="00AD089A">
        <w:t xml:space="preserve"> </w:t>
      </w:r>
      <w:r w:rsidR="00AE78B6">
        <w:t xml:space="preserve">and </w:t>
      </w:r>
      <w:r w:rsidR="00B46C5D" w:rsidRPr="00AD089A">
        <w:rPr>
          <w:noProof/>
          <w:position w:val="-6"/>
        </w:rPr>
        <w:object w:dxaOrig="220" w:dyaOrig="220" w14:anchorId="2DC3EA68">
          <v:shape id="_x0000_i1125" type="#_x0000_t75" alt="" style="width:11.05pt;height:11.05pt;mso-width-percent:0;mso-height-percent:0;mso-width-percent:0;mso-height-percent:0" o:ole="">
            <v:imagedata r:id="rId12" o:title=""/>
          </v:shape>
          <o:OLEObject Type="Embed" ProgID="Equation.DSMT4" ShapeID="_x0000_i1125" DrawAspect="Content" ObjectID="_1477140541" r:id="rId13"/>
        </w:object>
      </w:r>
      <w:r w:rsidR="00354116">
        <w:t>–</w:t>
      </w:r>
      <w:r w:rsidR="00E4789B">
        <w:t xml:space="preserve">i.e., </w:t>
      </w:r>
      <w:r w:rsidR="00AE78B6">
        <w:t>during the second half of the downward component of the spindle cycle</w:t>
      </w:r>
      <w:r w:rsidR="004027C5">
        <w:t xml:space="preserve"> (</w:t>
      </w:r>
      <w:r w:rsidR="003137B2">
        <w:t>Figure</w:t>
      </w:r>
      <w:r w:rsidR="008004D3">
        <w:t xml:space="preserve"> 2D</w:t>
      </w:r>
      <w:r w:rsidR="00BC239B">
        <w:t>,</w:t>
      </w:r>
      <w:r w:rsidR="008004D3">
        <w:t xml:space="preserve"> upper</w:t>
      </w:r>
      <w:r w:rsidR="00AE78B6">
        <w:t>).</w:t>
      </w:r>
      <w:r w:rsidR="00F6095E">
        <w:t xml:space="preserve"> </w:t>
      </w:r>
      <w:r w:rsidR="004027C5">
        <w:t xml:space="preserve"> We found that neurons </w:t>
      </w:r>
      <w:r w:rsidR="00911DC8">
        <w:t>were significantly more phase locked</w:t>
      </w:r>
      <w:r w:rsidR="008004D3">
        <w:t xml:space="preserve"> to spindles compared to random epochs (</w:t>
      </w:r>
      <w:r w:rsidR="00DB2A8A">
        <w:t>Kolmogorov–Smirnov test</w:t>
      </w:r>
      <w:r w:rsidR="004027C5">
        <w:t xml:space="preserve">, </w:t>
      </w:r>
      <w:r w:rsidR="00911DC8">
        <w:t>p=</w:t>
      </w:r>
      <w:r w:rsidR="008B5904">
        <w:t>1.02e</w:t>
      </w:r>
      <w:r w:rsidR="00911DC8">
        <w:t xml:space="preserve">-14; </w:t>
      </w:r>
      <w:r w:rsidR="003137B2">
        <w:t>Figure</w:t>
      </w:r>
      <w:r w:rsidR="008004D3">
        <w:t xml:space="preserve"> 2D</w:t>
      </w:r>
      <w:r w:rsidR="009A1DE7">
        <w:t>,</w:t>
      </w:r>
      <w:r w:rsidR="008004D3">
        <w:t xml:space="preserve"> lower).</w:t>
      </w:r>
    </w:p>
    <w:p w14:paraId="0D233080" w14:textId="77777777" w:rsidR="004B3E35" w:rsidRDefault="004B3E35" w:rsidP="00AE6898"/>
    <w:p w14:paraId="1ABAC6CB" w14:textId="3C342D3B" w:rsidR="004B3E35" w:rsidRDefault="00043375" w:rsidP="00AE6898">
      <w:pPr>
        <w:pStyle w:val="Heading1"/>
      </w:pPr>
      <w:r w:rsidRPr="00DC6DA5">
        <w:t>Spindles Increase</w:t>
      </w:r>
      <w:r w:rsidR="006905BF">
        <w:t xml:space="preserve"> Single Unit Phase</w:t>
      </w:r>
      <w:r w:rsidR="00D56F64">
        <w:t xml:space="preserve"> L</w:t>
      </w:r>
      <w:r w:rsidR="006905BF">
        <w:t>ocking</w:t>
      </w:r>
    </w:p>
    <w:p w14:paraId="12FDE7E8" w14:textId="1D0F57E6" w:rsidR="00D26B48" w:rsidRDefault="007D677A" w:rsidP="00AE6898">
      <w:r>
        <w:t xml:space="preserve">We next </w:t>
      </w:r>
      <w:r w:rsidR="00EA60AB">
        <w:t>quantified</w:t>
      </w:r>
      <w:r w:rsidR="00391736">
        <w:t xml:space="preserve"> changes in phase locking dynamically across </w:t>
      </w:r>
      <w:r w:rsidR="00AD61FD">
        <w:t>spindles. We segmented spindles</w:t>
      </w:r>
      <w:r w:rsidR="003C1AE0">
        <w:t xml:space="preserve"> (</w:t>
      </w:r>
      <w:r w:rsidR="003137B2">
        <w:t>Figure</w:t>
      </w:r>
      <w:r w:rsidR="003C1AE0">
        <w:t xml:space="preserve"> 3A,</w:t>
      </w:r>
      <w:r w:rsidR="00366DAB">
        <w:t xml:space="preserve"> right)</w:t>
      </w:r>
      <w:r w:rsidR="006A1B4C">
        <w:t xml:space="preserve"> and random epochs</w:t>
      </w:r>
      <w:r w:rsidR="003C1AE0">
        <w:t xml:space="preserve"> (</w:t>
      </w:r>
      <w:r w:rsidR="003137B2">
        <w:t>Figure</w:t>
      </w:r>
      <w:r w:rsidR="003C1AE0">
        <w:t xml:space="preserve"> 3A,</w:t>
      </w:r>
      <w:r w:rsidR="00366DAB">
        <w:t xml:space="preserve"> left)</w:t>
      </w:r>
      <w:r w:rsidR="00AD61FD">
        <w:t xml:space="preserve"> into their component cycles and separately </w:t>
      </w:r>
      <w:r w:rsidR="0092307B">
        <w:t>generated a spike phase distribution for</w:t>
      </w:r>
      <w:r w:rsidR="00AD61FD">
        <w:t xml:space="preserve"> each cycle.</w:t>
      </w:r>
      <w:r w:rsidR="00F6095E">
        <w:t xml:space="preserve"> </w:t>
      </w:r>
      <w:r w:rsidR="003F2BFE">
        <w:t xml:space="preserve">This process is </w:t>
      </w:r>
      <w:r w:rsidR="00151ACF">
        <w:t>presented</w:t>
      </w:r>
      <w:r w:rsidR="003F2BFE">
        <w:t xml:space="preserve"> for an example unit in </w:t>
      </w:r>
      <w:r w:rsidR="003137B2">
        <w:t>Figure</w:t>
      </w:r>
      <w:r w:rsidR="003F2BFE">
        <w:t xml:space="preserve"> 3A, in which spike phase distributions </w:t>
      </w:r>
      <w:r w:rsidR="00E92E82">
        <w:t xml:space="preserve">were </w:t>
      </w:r>
      <w:r w:rsidR="00A76BF3">
        <w:t>generated and displayed</w:t>
      </w:r>
      <w:r w:rsidR="003F2BFE">
        <w:t xml:space="preserve"> for</w:t>
      </w:r>
      <w:r w:rsidR="00A76BF3">
        <w:t xml:space="preserve"> two different</w:t>
      </w:r>
      <w:r w:rsidR="003F2BFE">
        <w:t xml:space="preserve"> </w:t>
      </w:r>
      <w:r w:rsidR="00A76BF3">
        <w:t>spindle cycles, one</w:t>
      </w:r>
      <w:r w:rsidR="003F2BFE">
        <w:t xml:space="preserve"> </w:t>
      </w:r>
      <w:r w:rsidR="00A27999">
        <w:t>at</w:t>
      </w:r>
      <w:r w:rsidR="003F2BFE">
        <w:t xml:space="preserve"> the peak of spindles (</w:t>
      </w:r>
      <w:r w:rsidR="00B46C5D" w:rsidRPr="00AD089A">
        <w:rPr>
          <w:noProof/>
          <w:position w:val="-10"/>
        </w:rPr>
        <w:object w:dxaOrig="800" w:dyaOrig="320" w14:anchorId="0FA41309">
          <v:shape id="_x0000_i1126" type="#_x0000_t75" alt="" style="width:40.65pt;height:16.25pt;mso-width-percent:0;mso-height-percent:0;mso-width-percent:0;mso-height-percent:0" o:ole="">
            <v:imagedata r:id="rId14" o:title=""/>
          </v:shape>
          <o:OLEObject Type="Embed" ProgID="Equation.DSMT4" ShapeID="_x0000_i1126" DrawAspect="Content" ObjectID="_1477140542" r:id="rId15"/>
        </w:object>
      </w:r>
      <w:r w:rsidR="003C1AE0">
        <w:t xml:space="preserve">; </w:t>
      </w:r>
      <w:r w:rsidR="003137B2">
        <w:t>Figure</w:t>
      </w:r>
      <w:r w:rsidR="003C1AE0">
        <w:t xml:space="preserve"> 3B, </w:t>
      </w:r>
      <w:r w:rsidR="003F2BFE">
        <w:t xml:space="preserve">left) and </w:t>
      </w:r>
      <w:r w:rsidR="00A76BF3">
        <w:t xml:space="preserve">one </w:t>
      </w:r>
      <w:r w:rsidR="00A27999">
        <w:t>at</w:t>
      </w:r>
      <w:r w:rsidR="000F5075">
        <w:t xml:space="preserve"> the </w:t>
      </w:r>
      <w:r w:rsidR="00A27999">
        <w:t xml:space="preserve">tail of </w:t>
      </w:r>
      <w:r w:rsidR="000F5075">
        <w:t>spindle</w:t>
      </w:r>
      <w:r w:rsidR="00A27999">
        <w:t>s</w:t>
      </w:r>
      <w:r w:rsidR="000F5075">
        <w:t xml:space="preserve"> </w:t>
      </w:r>
      <w:r w:rsidR="003C1AE0">
        <w:t>(</w:t>
      </w:r>
      <w:r w:rsidR="00B46C5D" w:rsidRPr="00AD089A">
        <w:rPr>
          <w:noProof/>
          <w:position w:val="-10"/>
        </w:rPr>
        <w:object w:dxaOrig="960" w:dyaOrig="320" w14:anchorId="1220B9EE">
          <v:shape id="_x0000_i1127" type="#_x0000_t75" alt="" style="width:48.75pt;height:16.25pt;mso-width-percent:0;mso-height-percent:0;mso-width-percent:0;mso-height-percent:0" o:ole="">
            <v:imagedata r:id="rId16" o:title=""/>
          </v:shape>
          <o:OLEObject Type="Embed" ProgID="Equation.DSMT4" ShapeID="_x0000_i1127" DrawAspect="Content" ObjectID="_1477140543" r:id="rId17"/>
        </w:object>
      </w:r>
      <w:r w:rsidR="003C1AE0">
        <w:t xml:space="preserve">; </w:t>
      </w:r>
      <w:r w:rsidR="003137B2">
        <w:t>Figure</w:t>
      </w:r>
      <w:r w:rsidR="003C1AE0">
        <w:t xml:space="preserve"> 3B,</w:t>
      </w:r>
      <w:r w:rsidR="003F2BFE">
        <w:t xml:space="preserve"> right).</w:t>
      </w:r>
      <w:r w:rsidR="005159BB">
        <w:t xml:space="preserve"> </w:t>
      </w:r>
      <w:r w:rsidR="00A304ED">
        <w:t xml:space="preserve">The average preferred phase across neurons </w:t>
      </w:r>
      <w:r w:rsidR="00E92E82">
        <w:t xml:space="preserve">did </w:t>
      </w:r>
      <w:r w:rsidR="00A304ED">
        <w:t xml:space="preserve">not change </w:t>
      </w:r>
      <w:r w:rsidR="002B3CD9">
        <w:t>during</w:t>
      </w:r>
      <w:r w:rsidR="00A304ED">
        <w:t xml:space="preserve"> spindles, but the average spike count and phase locking increase</w:t>
      </w:r>
      <w:r w:rsidR="00E92E82">
        <w:t>d</w:t>
      </w:r>
      <w:r w:rsidR="00A304ED">
        <w:t xml:space="preserve"> near the </w:t>
      </w:r>
      <w:r w:rsidR="000B0FAB">
        <w:t xml:space="preserve">spindle </w:t>
      </w:r>
      <w:r w:rsidR="003C2E79">
        <w:t xml:space="preserve">peaks </w:t>
      </w:r>
      <w:r w:rsidR="00B31046">
        <w:t>(</w:t>
      </w:r>
      <w:r w:rsidR="003137B2">
        <w:t>Figure</w:t>
      </w:r>
      <w:r w:rsidR="00B31046">
        <w:t xml:space="preserve"> 3C)</w:t>
      </w:r>
      <w:r w:rsidR="00A304ED">
        <w:t>. We quantified</w:t>
      </w:r>
      <w:r w:rsidR="00B31046">
        <w:t xml:space="preserve"> these dynamics by grouping cycles into three categories: (1) </w:t>
      </w:r>
      <w:r w:rsidR="00F969CB">
        <w:t>RAND—</w:t>
      </w:r>
      <w:r w:rsidR="00B31046">
        <w:t xml:space="preserve">the two cycles at the center of the random epochs; (2) </w:t>
      </w:r>
      <w:r w:rsidR="00F969CB">
        <w:t>TAIL—</w:t>
      </w:r>
      <w:r w:rsidR="00B31046">
        <w:t xml:space="preserve">the two cycles </w:t>
      </w:r>
      <w:r w:rsidR="003B76E7">
        <w:t>farthest from the spindle peaks</w:t>
      </w:r>
      <w:r w:rsidR="00B31046">
        <w:t xml:space="preserve">; and (3) </w:t>
      </w:r>
      <w:r w:rsidR="00F969CB">
        <w:t>PEAK—</w:t>
      </w:r>
      <w:r w:rsidR="00B31046">
        <w:t>the two c</w:t>
      </w:r>
      <w:r w:rsidR="00111E78">
        <w:t>ycles near</w:t>
      </w:r>
      <w:r w:rsidR="003B76E7">
        <w:t>est the spindle peaks</w:t>
      </w:r>
      <w:r w:rsidR="00111E78">
        <w:t xml:space="preserve"> (</w:t>
      </w:r>
      <w:r w:rsidR="003137B2">
        <w:t>Figure</w:t>
      </w:r>
      <w:r w:rsidR="00111E78">
        <w:t xml:space="preserve"> 3D).</w:t>
      </w:r>
      <w:r w:rsidR="007E0A7F">
        <w:t xml:space="preserve"> A repeated measures</w:t>
      </w:r>
      <w:r w:rsidR="00280ED8">
        <w:t xml:space="preserve"> ANOVA confirmed that these categories were significantly different for spike counts (p=</w:t>
      </w:r>
      <w:r w:rsidR="00166C9E">
        <w:t>6.283e-07</w:t>
      </w:r>
      <w:r w:rsidR="00280ED8">
        <w:t>) and phase locking (p=</w:t>
      </w:r>
      <w:r w:rsidR="00166C9E">
        <w:t>1.298e-42</w:t>
      </w:r>
      <w:r w:rsidR="00280ED8">
        <w:t>), but not for preferred phase (p=</w:t>
      </w:r>
      <w:r w:rsidR="00166C9E">
        <w:t>0.868</w:t>
      </w:r>
      <w:r w:rsidR="00280ED8">
        <w:t>).</w:t>
      </w:r>
      <w:r w:rsidR="00801E93">
        <w:t xml:space="preserve"> </w:t>
      </w:r>
      <w:r w:rsidR="00801E93" w:rsidRPr="00B74D85">
        <w:rPr>
          <w:i/>
        </w:rPr>
        <w:t>Post hoc</w:t>
      </w:r>
      <w:r w:rsidR="00C264F8">
        <w:rPr>
          <w:i/>
        </w:rPr>
        <w:t>,</w:t>
      </w:r>
      <w:r w:rsidR="00801E93">
        <w:t xml:space="preserve"> </w:t>
      </w:r>
      <w:r w:rsidR="006637A0">
        <w:t xml:space="preserve">paired </w:t>
      </w:r>
      <w:r w:rsidR="00801E93">
        <w:t xml:space="preserve">t-tests confirmed that spike counts were </w:t>
      </w:r>
      <w:r w:rsidR="00B74D85">
        <w:t xml:space="preserve">significantly </w:t>
      </w:r>
      <w:r w:rsidR="00801E93">
        <w:t xml:space="preserve">larger near the peak of spindles </w:t>
      </w:r>
      <w:r w:rsidR="009D6E76">
        <w:t>(</w:t>
      </w:r>
      <w:r w:rsidR="007B7480">
        <w:t xml:space="preserve">PEAK vs. TAIL t-test, </w:t>
      </w:r>
      <w:r w:rsidR="009D6E76">
        <w:t>p=</w:t>
      </w:r>
      <w:r w:rsidR="00537E6E">
        <w:t>2.136e-03</w:t>
      </w:r>
      <w:r w:rsidR="009D6E76">
        <w:t xml:space="preserve">); </w:t>
      </w:r>
      <w:r w:rsidR="00EA60AB">
        <w:t xml:space="preserve">even </w:t>
      </w:r>
      <w:r w:rsidR="009D6E76">
        <w:t>at the spindle tails</w:t>
      </w:r>
      <w:r w:rsidR="00801E93">
        <w:t xml:space="preserve"> counts were larger than </w:t>
      </w:r>
      <w:r w:rsidR="00EA60AB">
        <w:t>during</w:t>
      </w:r>
      <w:r w:rsidR="00801E93">
        <w:t xml:space="preserve"> random epochs (</w:t>
      </w:r>
      <w:r w:rsidR="007B7480">
        <w:t xml:space="preserve">TAIL vs. RAND t-test, </w:t>
      </w:r>
      <w:r w:rsidR="00801E93">
        <w:t>p=</w:t>
      </w:r>
      <w:r w:rsidR="00D33915">
        <w:t>6.611e-05</w:t>
      </w:r>
      <w:r w:rsidR="00801E93">
        <w:t>). Likewise, phase locking increased near spindle peaks (</w:t>
      </w:r>
      <w:r w:rsidR="00661EBE">
        <w:t xml:space="preserve">PEAK vs. TAIL t-test, </w:t>
      </w:r>
      <w:r w:rsidR="00801E93">
        <w:t>p=</w:t>
      </w:r>
      <w:r w:rsidR="00D33915">
        <w:t>4.299e-25</w:t>
      </w:r>
      <w:r w:rsidR="00801E93">
        <w:t xml:space="preserve">) and was significantly larger than random epochs even </w:t>
      </w:r>
      <w:r w:rsidR="00974BEB">
        <w:t xml:space="preserve">5 cycles </w:t>
      </w:r>
      <w:r w:rsidR="00801E93">
        <w:t>away from the spindle peaks</w:t>
      </w:r>
      <w:r w:rsidR="00974BEB">
        <w:t xml:space="preserve"> (</w:t>
      </w:r>
      <w:r w:rsidR="00661EBE">
        <w:t xml:space="preserve">TAIL vs. RAND t-test, </w:t>
      </w:r>
      <w:r w:rsidR="00974BEB">
        <w:t>p=</w:t>
      </w:r>
      <w:r w:rsidR="003D6748">
        <w:t>6.574e-04</w:t>
      </w:r>
      <w:r w:rsidR="00974BEB">
        <w:t>)</w:t>
      </w:r>
      <w:r w:rsidR="00801E93">
        <w:t>.</w:t>
      </w:r>
    </w:p>
    <w:p w14:paraId="2149F1CA" w14:textId="77777777" w:rsidR="00A77ECB" w:rsidRDefault="00A77ECB" w:rsidP="00AE6898"/>
    <w:p w14:paraId="30FBE4F4" w14:textId="1F306211" w:rsidR="006024C4" w:rsidRPr="00D26B48" w:rsidRDefault="00403150" w:rsidP="00AE6898">
      <w:r>
        <w:t>We were curiou</w:t>
      </w:r>
      <w:r w:rsidR="006024C4">
        <w:t xml:space="preserve">s whether the neurons that </w:t>
      </w:r>
      <w:r w:rsidR="009125A2">
        <w:t>increased their firing</w:t>
      </w:r>
      <w:r w:rsidR="002E77E4">
        <w:t xml:space="preserve"> during spindles</w:t>
      </w:r>
      <w:r w:rsidR="006024C4">
        <w:t xml:space="preserve"> </w:t>
      </w:r>
      <w:r w:rsidR="00EA15C4">
        <w:t>also</w:t>
      </w:r>
      <w:r w:rsidR="006024C4">
        <w:t xml:space="preserve"> increase</w:t>
      </w:r>
      <w:r w:rsidR="00E92E82">
        <w:t>d</w:t>
      </w:r>
      <w:r w:rsidR="006024C4">
        <w:t xml:space="preserve"> their phase locking</w:t>
      </w:r>
      <w:r w:rsidR="00EA15C4">
        <w:t xml:space="preserve"> or i</w:t>
      </w:r>
      <w:r w:rsidR="005227C8">
        <w:t>f these were two separate neural</w:t>
      </w:r>
      <w:r w:rsidR="00EA15C4">
        <w:t xml:space="preserve"> populations</w:t>
      </w:r>
      <w:r w:rsidR="006024C4">
        <w:t xml:space="preserve">. </w:t>
      </w:r>
      <w:r w:rsidR="00B63642">
        <w:t>To address this question</w:t>
      </w:r>
      <w:r w:rsidR="002E77E4">
        <w:t>,</w:t>
      </w:r>
      <w:r w:rsidR="00B63642">
        <w:t xml:space="preserve"> we ran a correlation analysis and found that</w:t>
      </w:r>
      <w:r w:rsidR="002E77E4">
        <w:t xml:space="preserve"> there </w:t>
      </w:r>
      <w:r w:rsidR="00E92E82">
        <w:t xml:space="preserve">was </w:t>
      </w:r>
      <w:r w:rsidR="002E77E4">
        <w:t>a significant correlation between the change (</w:t>
      </w:r>
      <w:r w:rsidR="00A216BF">
        <w:t>PEAK</w:t>
      </w:r>
      <w:r w:rsidR="002E77E4">
        <w:t xml:space="preserve"> – </w:t>
      </w:r>
      <w:r w:rsidR="002C5ED1">
        <w:t>TAIL</w:t>
      </w:r>
      <w:r w:rsidR="002E77E4">
        <w:t>) in spike count and the cha</w:t>
      </w:r>
      <w:r w:rsidR="00081061">
        <w:t>nge in phase locking value (</w:t>
      </w:r>
      <w:r w:rsidR="00096C88">
        <w:t xml:space="preserve">Pearson’s </w:t>
      </w:r>
      <w:r w:rsidR="00081061">
        <w:t>r=0.351, p=3.632e-04</w:t>
      </w:r>
      <w:r w:rsidR="00763602">
        <w:t xml:space="preserve">; </w:t>
      </w:r>
      <w:r w:rsidR="003137B2">
        <w:t>Figure</w:t>
      </w:r>
      <w:r w:rsidR="00763602">
        <w:t xml:space="preserve"> 3D</w:t>
      </w:r>
      <w:r w:rsidR="006637A0">
        <w:t>, right</w:t>
      </w:r>
      <w:r w:rsidR="002E77E4">
        <w:t>).</w:t>
      </w:r>
      <w:r w:rsidR="00763602">
        <w:t xml:space="preserve"> </w:t>
      </w:r>
      <w:r w:rsidR="00815E63">
        <w:t xml:space="preserve">This implies that there is significant overlap in the populations of neurons that modulate their firing rates and spike timing during spindles. </w:t>
      </w:r>
      <w:r w:rsidR="002A5405">
        <w:t>Importantly,</w:t>
      </w:r>
      <w:r w:rsidR="00763602">
        <w:t xml:space="preserve"> there is </w:t>
      </w:r>
      <w:r w:rsidR="00D82DC4">
        <w:t>no</w:t>
      </w:r>
      <w:r w:rsidR="00763602">
        <w:t xml:space="preserve"> correlation between the raw </w:t>
      </w:r>
      <w:r w:rsidR="00417D11">
        <w:t>spike count and</w:t>
      </w:r>
      <w:r w:rsidR="00763602">
        <w:t xml:space="preserve"> </w:t>
      </w:r>
      <w:r w:rsidR="00C50259">
        <w:t xml:space="preserve">the raw </w:t>
      </w:r>
      <w:r w:rsidR="00763602">
        <w:t>ph</w:t>
      </w:r>
      <w:r w:rsidR="00F14FB4">
        <w:t>ase locking value of neurons (</w:t>
      </w:r>
      <w:r w:rsidR="009A4F13">
        <w:t xml:space="preserve">Pearson’s </w:t>
      </w:r>
      <w:r w:rsidR="00F14FB4">
        <w:t>r=0.0121</w:t>
      </w:r>
      <w:r w:rsidR="00763602">
        <w:t xml:space="preserve">, </w:t>
      </w:r>
      <w:r w:rsidR="00F14FB4">
        <w:t>p=0.905</w:t>
      </w:r>
      <w:r w:rsidR="00763602">
        <w:t xml:space="preserve">; </w:t>
      </w:r>
      <w:r w:rsidR="003137B2">
        <w:t>Figure</w:t>
      </w:r>
      <w:r w:rsidR="00763602">
        <w:t xml:space="preserve"> 3D</w:t>
      </w:r>
      <w:r w:rsidR="006637A0">
        <w:t>, left</w:t>
      </w:r>
      <w:r w:rsidR="00763602">
        <w:t xml:space="preserve">), </w:t>
      </w:r>
      <w:r w:rsidR="00A216BF">
        <w:t>assuaging any concerns</w:t>
      </w:r>
      <w:r w:rsidR="00763602">
        <w:t xml:space="preserve"> that this finding is </w:t>
      </w:r>
      <w:r w:rsidR="008C71FF">
        <w:t xml:space="preserve">driven by </w:t>
      </w:r>
      <w:r w:rsidR="00034ABA">
        <w:t>higher</w:t>
      </w:r>
      <w:r w:rsidR="008C71FF">
        <w:t xml:space="preserve"> estimation of </w:t>
      </w:r>
      <w:r w:rsidR="00763602">
        <w:t xml:space="preserve">phase locking value for </w:t>
      </w:r>
      <w:r w:rsidR="008C71FF">
        <w:t>high</w:t>
      </w:r>
      <w:r w:rsidR="00EC23B8">
        <w:t>er</w:t>
      </w:r>
      <w:r w:rsidR="008C71FF">
        <w:t xml:space="preserve"> </w:t>
      </w:r>
      <w:r w:rsidR="00763602">
        <w:t>firing neurons</w:t>
      </w:r>
      <w:r w:rsidR="00D60E37">
        <w:t>, which is known to happen with small sample sizes</w:t>
      </w:r>
      <w:r w:rsidR="009E68A3">
        <w:t xml:space="preserve"> </w:t>
      </w:r>
      <w:r w:rsidR="007C5563">
        <w:rPr>
          <w:rStyle w:val="FootnoteReference"/>
          <w:color w:val="000000"/>
        </w:rPr>
        <w:fldChar w:fldCharType="begin" w:fldLock="1"/>
      </w:r>
      <w:r w:rsidR="003C3200">
        <w:instrText>ADDIN CSL_CITATION {"citationItems":[{"id":"ITEM-1","itemData":{"DOI":"10.1016/j.neuroimage.2010.01.073","ISBN":"1095-9572 (Electronic) 1053-8119 (Linking)","ISSN":"10538119","PMID":"20114076","abstract":"Oscillatory activity is a widespread phenomenon in nervous systems and has been implicated in numerous functions. Signals that are generated by two separate neuronal sources often demonstrate a consistent phase-relationship in a particular frequency-band, i.e., they demonstrate rhythmic neuronal synchronization. This consistency is conventionally measured by the PLV (phase-locking value) or the spectral coherence measure. Both statistical measures suffer from significant bias, in that their sample estimates overestimate the population statistics for finite sample sizes. This is a significant problem in the neurosciences where statistical comparisons are often made between conditions with a different number of trials or between neurons with a different number of spikes. We introduce a new circular statistic, the PPC (pairwise phase consistency). We demonstrate that the sample estimate of the PPC is a bias-free and consistent estimator of its corresponding population parameter. We show, both analytically and by means of numerical simulations, that the population statistic of the PPC is equivalent to the population statistic of the squared PLV. The variance and mean squared error of the PPC and PLV are compared. Finally, we demonstrate the practical relevance of the method in actual neuronal data recorded from the orbitofrontal cortex of rats that engage in a two-odour discrimination task. We find a strong increase in rhythmic synchronization of spikes relative to the local field potential (as measured by the PPC) for a wide range of low frequencies (including the theta-band) during the anticipation of sucrose delivery in comparison to the anticipation of quinine delivery. © 2010 Elsevier Inc.","author":[{"dropping-particle":"","family":"Vinck","given":"Martin","non-dropping-particle":"","parse-names":false,"suffix":""},{"dropping-particle":"","family":"Wingerden","given":"Marijn","non-dropping-particle":"van","parse-names":false,"suffix":""},{"dropping-particle":"","family":"Womelsdorf","given":"Thilo","non-dropping-particle":"","parse-names":false,"suffix":""},{"dropping-particle":"","family":"Fries","given":"Pascal","non-dropping-particle":"","parse-names":false,"suffix":""},{"dropping-particle":"","family":"Pennartz","given":"Cyriel M.A.","non-dropping-particle":"","parse-names":false,"suffix":""}],"container-title":"NeuroImage","id":"ITEM-1","issue":"1","issued":{"date-parts":[["2010"]]},"page":"112-122","publisher":"Elsevier Inc.","title":"The pairwise phase consistency: A bias-free measure of rhythmic neuronal synchronization","type":"article-journal","volume":"51"},"uris":["http://www.mendeley.com/documents/?uuid=a391cbef-2a66-4264-9e1f-fa9aaa8ef869"]}],"mendeley":{"formattedCitation":"(Vinck et al. 2010)","plainTextFormattedCitation":"(Vinck et al. 2010)","previouslyFormattedCitation":"(Vinck et al. 2010)"},"properties":{"noteIndex":0},"schema":"https://github.com/citation-style-language/schema/raw/master/csl-citation.json"}</w:instrText>
      </w:r>
      <w:r w:rsidR="007C5563">
        <w:rPr>
          <w:rStyle w:val="FootnoteReference"/>
          <w:color w:val="000000"/>
        </w:rPr>
        <w:fldChar w:fldCharType="separate"/>
      </w:r>
      <w:r w:rsidR="00AF64B5" w:rsidRPr="00AF64B5">
        <w:rPr>
          <w:noProof/>
        </w:rPr>
        <w:t>(Vinck et al. 2010)</w:t>
      </w:r>
      <w:r w:rsidR="007C5563">
        <w:rPr>
          <w:rStyle w:val="FootnoteReference"/>
          <w:color w:val="000000"/>
        </w:rPr>
        <w:fldChar w:fldCharType="end"/>
      </w:r>
      <w:r w:rsidR="00763602">
        <w:t>.</w:t>
      </w:r>
    </w:p>
    <w:p w14:paraId="051878D9" w14:textId="77777777" w:rsidR="00893CF5" w:rsidRDefault="00893CF5" w:rsidP="00AE6898">
      <w:pPr>
        <w:pStyle w:val="Heading1"/>
      </w:pPr>
    </w:p>
    <w:p w14:paraId="2AEED59D" w14:textId="7F7DDE3C" w:rsidR="00260D2A" w:rsidRDefault="00E93A65" w:rsidP="00AE6898">
      <w:pPr>
        <w:pStyle w:val="Heading1"/>
      </w:pPr>
      <w:r>
        <w:t xml:space="preserve">Spindles Increase </w:t>
      </w:r>
      <w:r w:rsidR="004E6496">
        <w:t>Pairwise</w:t>
      </w:r>
      <w:r>
        <w:t xml:space="preserve"> Synchrony</w:t>
      </w:r>
    </w:p>
    <w:p w14:paraId="5D3A2C2F" w14:textId="0018194F" w:rsidR="00FA1C43" w:rsidRDefault="006B41D7" w:rsidP="00AE6898">
      <w:r>
        <w:t>To quantify pairwise synchrony changes as spindles evolve, we followed a similar procedure of segmenting spind</w:t>
      </w:r>
      <w:r w:rsidR="00FD035C">
        <w:t>les into their component cycles,</w:t>
      </w:r>
      <w:r>
        <w:t xml:space="preserve"> </w:t>
      </w:r>
      <w:r w:rsidR="00FD035C">
        <w:t>then</w:t>
      </w:r>
      <w:r>
        <w:t xml:space="preserve"> independently </w:t>
      </w:r>
      <w:r w:rsidR="00C03ABE">
        <w:t>generated</w:t>
      </w:r>
      <w:r>
        <w:t xml:space="preserve"> a cross correlation histogram</w:t>
      </w:r>
      <w:r w:rsidR="00C20327">
        <w:t xml:space="preserve"> (CCH)</w:t>
      </w:r>
      <w:r>
        <w:t xml:space="preserve"> for every pair of neurons in each </w:t>
      </w:r>
      <w:r w:rsidR="002E2D8C">
        <w:t>spindle</w:t>
      </w:r>
      <w:r>
        <w:t xml:space="preserve"> cycle</w:t>
      </w:r>
      <w:r w:rsidR="009A01DC">
        <w:t xml:space="preserve"> (Methods; </w:t>
      </w:r>
      <w:r w:rsidR="003137B2">
        <w:t>Figure</w:t>
      </w:r>
      <w:r w:rsidR="009A01DC">
        <w:t xml:space="preserve"> 4A</w:t>
      </w:r>
      <w:r w:rsidR="00700DC5">
        <w:t>, left</w:t>
      </w:r>
      <w:r w:rsidR="009A01DC">
        <w:t>)</w:t>
      </w:r>
      <w:r>
        <w:t>.</w:t>
      </w:r>
      <w:r w:rsidR="00651076">
        <w:t xml:space="preserve"> </w:t>
      </w:r>
      <w:r w:rsidR="003D55CF">
        <w:t>Each bin in the CCH represents the probability of the two neurons under examination co-firing w</w:t>
      </w:r>
      <w:r w:rsidR="003F22C2">
        <w:t>ith a specific time difference; t</w:t>
      </w:r>
      <w:r w:rsidR="00F17EE2">
        <w:t xml:space="preserve">he peak of the </w:t>
      </w:r>
      <w:r w:rsidR="00877511">
        <w:t xml:space="preserve">CCH </w:t>
      </w:r>
      <w:r w:rsidR="00025F75">
        <w:t>(</w:t>
      </w:r>
      <w:r w:rsidR="003137B2">
        <w:t>Figure</w:t>
      </w:r>
      <w:r w:rsidR="00025F75">
        <w:t xml:space="preserve"> 4B</w:t>
      </w:r>
      <w:r w:rsidR="00147848">
        <w:t>, left</w:t>
      </w:r>
      <w:r w:rsidR="00025F75">
        <w:t xml:space="preserve">) </w:t>
      </w:r>
      <w:r w:rsidR="00F17EE2">
        <w:t xml:space="preserve">is a normalized measure of the degree of </w:t>
      </w:r>
      <w:r w:rsidR="005D5B05">
        <w:t>co-firing for a pair of neurons. Given the increase in phase locking near the peak of spindles, one would expect a corresponding increase in the raw pairwise co-firing probability, which is what we observed (</w:t>
      </w:r>
      <w:r w:rsidR="003137B2">
        <w:t>Figure</w:t>
      </w:r>
      <w:r w:rsidR="005D5B05" w:rsidRPr="0037593E">
        <w:t xml:space="preserve"> 4-Supplement 1</w:t>
      </w:r>
      <w:r w:rsidR="005D5B05">
        <w:t>).</w:t>
      </w:r>
      <w:r w:rsidR="00F17EE2">
        <w:t xml:space="preserve"> </w:t>
      </w:r>
      <w:r w:rsidR="005D5B05">
        <w:t>However,</w:t>
      </w:r>
      <w:r w:rsidR="00F17EE2">
        <w:t xml:space="preserve"> changes in firing rate or phase loc</w:t>
      </w:r>
      <w:r w:rsidR="00B677F3">
        <w:t>king can influence this measure, and we wanted to know whether spindles modulate any add</w:t>
      </w:r>
      <w:r w:rsidR="00E87DC6">
        <w:t>itional correlation structure</w:t>
      </w:r>
      <w:r w:rsidR="00AC6D6C">
        <w:t xml:space="preserve"> across neurons.</w:t>
      </w:r>
      <w:r w:rsidR="00F17EE2">
        <w:t xml:space="preserve"> </w:t>
      </w:r>
      <w:r w:rsidR="007D1135">
        <w:t>We</w:t>
      </w:r>
      <w:r w:rsidR="00F17EE2">
        <w:t xml:space="preserve"> isolate</w:t>
      </w:r>
      <w:r w:rsidR="007D1135">
        <w:t>d</w:t>
      </w:r>
      <w:r w:rsidR="00F17EE2">
        <w:t xml:space="preserve"> changes in pairwise correlations </w:t>
      </w:r>
      <w:r w:rsidR="00327735">
        <w:t>during</w:t>
      </w:r>
      <w:r w:rsidR="00F17EE2">
        <w:t xml:space="preserve"> spindles </w:t>
      </w:r>
      <w:r w:rsidR="001F3A36">
        <w:t>by using</w:t>
      </w:r>
      <w:r w:rsidR="00F17EE2">
        <w:t xml:space="preserve"> a shuffling procedure</w:t>
      </w:r>
      <w:r w:rsidR="00E86BF6">
        <w:t>,</w:t>
      </w:r>
      <w:r w:rsidR="00F17EE2">
        <w:t xml:space="preserve"> </w:t>
      </w:r>
      <w:r w:rsidR="00526F51">
        <w:t>which</w:t>
      </w:r>
      <w:r w:rsidR="00F17EE2">
        <w:t xml:space="preserve"> maintain</w:t>
      </w:r>
      <w:r w:rsidR="001B6605">
        <w:t>ed</w:t>
      </w:r>
      <w:r w:rsidR="003B4CAB">
        <w:t xml:space="preserve"> firing rates and phase locking</w:t>
      </w:r>
      <w:r w:rsidR="001F7DD4">
        <w:t xml:space="preserve"> within spindle cycles</w:t>
      </w:r>
      <w:r w:rsidR="00F17EE2">
        <w:t xml:space="preserve"> but </w:t>
      </w:r>
      <w:r w:rsidR="001B6605">
        <w:t>broke</w:t>
      </w:r>
      <w:r w:rsidR="00CE60B1">
        <w:t xml:space="preserve"> correlation structure across neurons</w:t>
      </w:r>
      <w:r w:rsidR="00F17EE2">
        <w:t xml:space="preserve"> (Methods; </w:t>
      </w:r>
      <w:r w:rsidR="003137B2">
        <w:t>Figure</w:t>
      </w:r>
      <w:r w:rsidR="00F17EE2">
        <w:t xml:space="preserve"> 4A, right)</w:t>
      </w:r>
      <w:r w:rsidR="00700DC5">
        <w:t>.</w:t>
      </w:r>
      <w:r w:rsidR="00B362BF">
        <w:t xml:space="preserve"> </w:t>
      </w:r>
      <w:r w:rsidR="00C20327">
        <w:t>This</w:t>
      </w:r>
      <w:r w:rsidR="00961D4A">
        <w:t xml:space="preserve"> procedure</w:t>
      </w:r>
      <w:r w:rsidR="00C20327">
        <w:t xml:space="preserve"> yielded a shuffled </w:t>
      </w:r>
      <w:r w:rsidR="006541AC">
        <w:t>CCH</w:t>
      </w:r>
      <w:r w:rsidR="00147848">
        <w:t xml:space="preserve"> (</w:t>
      </w:r>
      <w:r w:rsidR="003137B2">
        <w:t>Figure</w:t>
      </w:r>
      <w:r w:rsidR="00147848">
        <w:t xml:space="preserve"> 4B, middle)</w:t>
      </w:r>
      <w:r w:rsidR="00C20327">
        <w:t xml:space="preserve">, which reflected the expected pairwise correlations </w:t>
      </w:r>
      <w:r w:rsidR="00CC3F3C">
        <w:t xml:space="preserve">in a spindle cycle </w:t>
      </w:r>
      <w:r w:rsidR="00C20327">
        <w:t xml:space="preserve">given the firing rates and </w:t>
      </w:r>
      <w:r w:rsidR="00560370">
        <w:t xml:space="preserve">spindle </w:t>
      </w:r>
      <w:r w:rsidR="00C20327">
        <w:t xml:space="preserve">phase </w:t>
      </w:r>
      <w:r w:rsidR="00560370">
        <w:t>relationships</w:t>
      </w:r>
      <w:r w:rsidR="00C20327">
        <w:t xml:space="preserve"> of the two neurons being examined. We then subtracted the shuffled </w:t>
      </w:r>
      <w:r w:rsidR="00560370">
        <w:t>CCH from the raw CCH</w:t>
      </w:r>
      <w:r w:rsidR="00ED66D0">
        <w:t xml:space="preserve">, </w:t>
      </w:r>
      <w:r w:rsidR="00DD2382">
        <w:t>to construct a</w:t>
      </w:r>
      <w:r w:rsidR="00560370">
        <w:t xml:space="preserve"> </w:t>
      </w:r>
      <w:r w:rsidR="0017263D">
        <w:t>corrected CCH. The peak of this corrected CCH measured the</w:t>
      </w:r>
      <w:r w:rsidR="00ED66D0">
        <w:t xml:space="preserve"> </w:t>
      </w:r>
      <w:r w:rsidR="007A3DA6">
        <w:t xml:space="preserve">degree of </w:t>
      </w:r>
      <w:r w:rsidR="00560370">
        <w:t xml:space="preserve">co-firing that exclusively resulted from </w:t>
      </w:r>
      <w:r w:rsidR="00582B48">
        <w:t>pairwise correlation</w:t>
      </w:r>
      <w:r w:rsidR="00560370">
        <w:t>s (</w:t>
      </w:r>
      <w:r w:rsidR="003137B2">
        <w:t>Figure</w:t>
      </w:r>
      <w:r w:rsidR="00E2718A">
        <w:t xml:space="preserve"> 4B, right</w:t>
      </w:r>
      <w:r w:rsidR="00560370">
        <w:t>).</w:t>
      </w:r>
    </w:p>
    <w:p w14:paraId="52720375" w14:textId="77777777" w:rsidR="00FA1C43" w:rsidRDefault="00FA1C43" w:rsidP="00AE6898"/>
    <w:p w14:paraId="256EB92E" w14:textId="67605198" w:rsidR="00147848" w:rsidRDefault="00434934" w:rsidP="00AE6898">
      <w:r>
        <w:t>Surprisingly,</w:t>
      </w:r>
      <w:r w:rsidR="004E3DF7">
        <w:t xml:space="preserve"> t</w:t>
      </w:r>
      <w:r>
        <w:t>he corrected</w:t>
      </w:r>
      <w:r w:rsidR="00300A79">
        <w:t xml:space="preserve"> </w:t>
      </w:r>
      <w:r w:rsidR="00F3385B">
        <w:t xml:space="preserve">pairwise correlations revealed </w:t>
      </w:r>
      <w:r w:rsidR="00D071BB">
        <w:t>similar dynamics during spindles.</w:t>
      </w:r>
      <w:r w:rsidR="00EE2A96">
        <w:t xml:space="preserve"> As before, we compared three groups: (1) RAND—the two cycles at the center of the random epochs; (2) TAIL—the two cycles farthest from the spindle peaks; and (3) PEAK—the two cycles nearest the spindle peaks (</w:t>
      </w:r>
      <w:r w:rsidR="003137B2">
        <w:t>Figure</w:t>
      </w:r>
      <w:r w:rsidR="00EE2A96">
        <w:t xml:space="preserve"> </w:t>
      </w:r>
      <w:r w:rsidR="00EE2A96" w:rsidRPr="00D85459">
        <w:t>4D</w:t>
      </w:r>
      <w:r w:rsidR="00EE2A96">
        <w:t>).</w:t>
      </w:r>
      <w:r w:rsidR="00D071BB">
        <w:t xml:space="preserve"> </w:t>
      </w:r>
      <w:r w:rsidR="0080158E">
        <w:t xml:space="preserve">We used a repeated measures ANOVA to determine that there were differences in the peak of the CCH </w:t>
      </w:r>
      <w:r w:rsidR="008F6538">
        <w:t>(p=</w:t>
      </w:r>
      <w:r w:rsidR="0073182B">
        <w:t>1.020e-21</w:t>
      </w:r>
      <w:r w:rsidR="008F6538">
        <w:t xml:space="preserve">) </w:t>
      </w:r>
      <w:r w:rsidR="0080158E">
        <w:t>and the time of this peak</w:t>
      </w:r>
      <w:r w:rsidR="008F6538">
        <w:t xml:space="preserve"> (p=</w:t>
      </w:r>
      <w:r w:rsidR="0073182B">
        <w:t>5.617e-23</w:t>
      </w:r>
      <w:r w:rsidR="008F6538">
        <w:t>)</w:t>
      </w:r>
      <w:r w:rsidR="0080158E">
        <w:t xml:space="preserve"> across the three categories. </w:t>
      </w:r>
      <w:r w:rsidR="00AF1A12">
        <w:t>From the TAIL to the PEAK of spindles t</w:t>
      </w:r>
      <w:r w:rsidR="00D071BB">
        <w:t xml:space="preserve">he co-firing probability </w:t>
      </w:r>
      <w:r w:rsidR="00F3385B">
        <w:t>increase</w:t>
      </w:r>
      <w:r w:rsidR="00D071BB">
        <w:t xml:space="preserve">d </w:t>
      </w:r>
      <w:r w:rsidR="00FF04B8">
        <w:t>(</w:t>
      </w:r>
      <w:r w:rsidR="005B7C7B">
        <w:t xml:space="preserve">paired </w:t>
      </w:r>
      <w:r w:rsidR="00E43E1C">
        <w:t xml:space="preserve">t-test, </w:t>
      </w:r>
      <w:r w:rsidR="00FF04B8">
        <w:t>p=</w:t>
      </w:r>
      <w:r w:rsidR="00D46EBB">
        <w:t>6.302e-14</w:t>
      </w:r>
      <w:r w:rsidR="00FF04B8">
        <w:t xml:space="preserve">) </w:t>
      </w:r>
      <w:r w:rsidR="0068597D">
        <w:t xml:space="preserve">and </w:t>
      </w:r>
      <w:r w:rsidR="00F3385B">
        <w:t>the</w:t>
      </w:r>
      <w:r w:rsidR="0068597D">
        <w:t xml:space="preserve"> </w:t>
      </w:r>
      <w:r w:rsidR="00F164EE">
        <w:t xml:space="preserve">absolute </w:t>
      </w:r>
      <w:r w:rsidR="0068597D">
        <w:t xml:space="preserve">time of peak co-firing </w:t>
      </w:r>
      <w:r w:rsidR="00D071BB">
        <w:t>decreased</w:t>
      </w:r>
      <w:r w:rsidR="00FF04B8">
        <w:t xml:space="preserve"> (</w:t>
      </w:r>
      <w:r w:rsidR="005B7C7B">
        <w:t xml:space="preserve">paired </w:t>
      </w:r>
      <w:r w:rsidR="00481977">
        <w:t xml:space="preserve">t-test, </w:t>
      </w:r>
      <w:r w:rsidR="00FF04B8">
        <w:t>p=</w:t>
      </w:r>
      <w:r w:rsidR="00D46EBB">
        <w:t>2.130e-12</w:t>
      </w:r>
      <w:r w:rsidR="00FF04B8">
        <w:t>)</w:t>
      </w:r>
      <w:r w:rsidR="0068597D">
        <w:t xml:space="preserve">. </w:t>
      </w:r>
      <w:r w:rsidR="00FC542D">
        <w:t>Likewise, both measures were significantly different from random epochs (RAND) even at the spindle TAILs, (</w:t>
      </w:r>
      <w:r w:rsidR="00FA4E63">
        <w:t xml:space="preserve">paired </w:t>
      </w:r>
      <w:r w:rsidR="00481977">
        <w:t>t-test</w:t>
      </w:r>
      <w:r w:rsidR="00E917EF">
        <w:t>s</w:t>
      </w:r>
      <w:r w:rsidR="00481977">
        <w:t xml:space="preserve">, </w:t>
      </w:r>
      <w:r w:rsidR="00FC542D">
        <w:t>peak co-firing: p=</w:t>
      </w:r>
      <w:r w:rsidR="002F65D4">
        <w:t>0.0320</w:t>
      </w:r>
      <w:r w:rsidR="00FC542D">
        <w:t>; time of peak co-firing: p=</w:t>
      </w:r>
      <w:r w:rsidR="002F65D4">
        <w:t>0.0055</w:t>
      </w:r>
      <w:r w:rsidR="00FC542D">
        <w:t xml:space="preserve">). </w:t>
      </w:r>
      <w:r w:rsidR="0068597D">
        <w:t>T</w:t>
      </w:r>
      <w:r w:rsidR="00F164EE">
        <w:t xml:space="preserve">aken together, </w:t>
      </w:r>
      <w:r w:rsidR="004F3355">
        <w:t>these dynamics</w:t>
      </w:r>
      <w:r w:rsidR="00F164EE">
        <w:t xml:space="preserve"> refl</w:t>
      </w:r>
      <w:r w:rsidR="004F3355">
        <w:t>ect</w:t>
      </w:r>
      <w:r w:rsidR="00F164EE">
        <w:t xml:space="preserve"> an increase in pairwise synchrony</w:t>
      </w:r>
      <w:r w:rsidR="006F14EC">
        <w:t xml:space="preserve"> </w:t>
      </w:r>
      <w:r w:rsidR="00F8703F">
        <w:t xml:space="preserve">during spindles that surpasses that expected from </w:t>
      </w:r>
      <w:r w:rsidR="005803D7">
        <w:t>independent neuron</w:t>
      </w:r>
      <w:r w:rsidR="00F8703F">
        <w:t xml:space="preserve"> changes.</w:t>
      </w:r>
      <w:r w:rsidR="006F14EC">
        <w:t xml:space="preserve"> </w:t>
      </w:r>
      <w:r w:rsidR="004E70A8">
        <w:t>Notably,</w:t>
      </w:r>
      <w:r w:rsidR="00B37329">
        <w:t xml:space="preserve"> the increase in neuron synchrony was not limited to only highly correlated neuron pairs; rather, all </w:t>
      </w:r>
      <w:r w:rsidR="00103506">
        <w:t>pairwise correlations increase during spindles (</w:t>
      </w:r>
      <w:r w:rsidR="003137B2">
        <w:t>Figure</w:t>
      </w:r>
      <w:r w:rsidR="00103506">
        <w:t xml:space="preserve"> 4-</w:t>
      </w:r>
      <w:r w:rsidR="003137B2">
        <w:t>Figure</w:t>
      </w:r>
      <w:r w:rsidR="00243ADB">
        <w:t xml:space="preserve"> </w:t>
      </w:r>
      <w:r w:rsidR="00103506">
        <w:t>Supp</w:t>
      </w:r>
      <w:r w:rsidR="003901F0">
        <w:t>lement</w:t>
      </w:r>
      <w:r w:rsidR="00243ADB">
        <w:t xml:space="preserve"> </w:t>
      </w:r>
      <w:r w:rsidR="00103506">
        <w:t xml:space="preserve">2). </w:t>
      </w:r>
    </w:p>
    <w:p w14:paraId="5AD6491F" w14:textId="77777777" w:rsidR="00893CF5" w:rsidRDefault="00893CF5" w:rsidP="00AE6898">
      <w:pPr>
        <w:pStyle w:val="Heading1"/>
        <w:rPr>
          <w:ins w:id="11" w:author="Karunesh Ganguly" w:date="2018-10-14T13:39:00Z"/>
        </w:rPr>
      </w:pPr>
    </w:p>
    <w:p w14:paraId="5343032E" w14:textId="198DD1D8" w:rsidR="00043375" w:rsidRDefault="00817D52" w:rsidP="00AE6898">
      <w:pPr>
        <w:pStyle w:val="Heading1"/>
      </w:pPr>
      <w:r>
        <w:t xml:space="preserve">Slow Oscillations </w:t>
      </w:r>
      <w:del w:id="12" w:author="Daniel" w:date="2018-11-08T10:47:00Z">
        <w:r w:rsidR="00893CF5" w:rsidDel="00440F8A">
          <w:delText xml:space="preserve">Homogenize </w:delText>
        </w:r>
      </w:del>
      <w:ins w:id="13" w:author="Daniel" w:date="2018-11-08T15:55:00Z">
        <w:r w:rsidR="001D1775">
          <w:t>Narrow</w:t>
        </w:r>
      </w:ins>
      <w:ins w:id="14" w:author="Daniel" w:date="2018-11-08T10:47:00Z">
        <w:r w:rsidR="00440F8A">
          <w:t xml:space="preserve"> </w:t>
        </w:r>
      </w:ins>
      <w:r>
        <w:t xml:space="preserve">the Distribution of Spindle Induced Correlations </w:t>
      </w:r>
    </w:p>
    <w:p w14:paraId="52CE3D6E" w14:textId="497535E3" w:rsidR="00913850" w:rsidRDefault="001132F5" w:rsidP="00AE6898">
      <w:r>
        <w:t xml:space="preserve">A large body of work has focused on the relationship between spindles and </w:t>
      </w:r>
      <w:r w:rsidR="00451563">
        <w:t>SO</w:t>
      </w:r>
      <w:r>
        <w:t xml:space="preserve">, suggesting that </w:t>
      </w:r>
      <w:r w:rsidR="00EE0D5F" w:rsidRPr="00063393">
        <w:rPr>
          <w:i/>
        </w:rPr>
        <w:t>nested</w:t>
      </w:r>
      <w:r w:rsidR="00EE0D5F">
        <w:t xml:space="preserve"> spindles, which occur during the up state of </w:t>
      </w:r>
      <w:r w:rsidR="00451563">
        <w:t>SO</w:t>
      </w:r>
      <w:r w:rsidR="00EE0D5F">
        <w:t>,</w:t>
      </w:r>
      <w:r>
        <w:t xml:space="preserve"> are particularly important for learning</w:t>
      </w:r>
      <w:r w:rsidR="00DD1243">
        <w:t xml:space="preserve"> and neuroplasticity </w:t>
      </w:r>
      <w:r w:rsidR="00080A05">
        <w:fldChar w:fldCharType="begin" w:fldLock="1"/>
      </w:r>
      <w:r w:rsidR="003C3200">
        <w:instrText>ADDIN CSL_CITATION {"citationItems":[{"id":"ITEM-1","itemData":{"DOI":"10.1371/journal.pone.0144720","ISBN":"1932-6203","ISSN":"19326203","PMID":"26671283","abstract":"Sleep, specifically non-rapid eye movement (NREM) sleep, is thought to play a critical role in the consolidation of recent memories. Two main oscillatory activities observed during NREM, cortical slow oscillations (SO, 0.5-1.0 Hz) and thalamic spindles (12-15 Hz), have been shown to independently correlate with memory improvement. Yet, it is not known how these thalamocortical events interact, or the significance of this interaction, during the consolidation process. Here, we found that systemic administration of the GABAergic drug (zolpidem) increased both the phase-amplitude coupling between SO and spindles, and verbal memory improvement in humans. These results suggest that thalamic spindles that occur during transitions to the cortical SO Up state are optimal for memory consolidation. Our study predicts that the timely interactions between cortical and thalamic events during consolidation, contribute to memory improvement and is mediated by the level of inhibitory neurotransmission.","author":[{"dropping-particle":"","family":"Niknazar","given":"Mohammad","non-dropping-particle":"","parse-names":false,"suffix":""},{"dropping-particle":"","family":"Krishnan","given":"Giri P.","non-dropping-particle":"","parse-names":false,"suffix":""},{"dropping-particle":"","family":"Bazhenov","given":"Maxim","non-dropping-particle":"","parse-names":false,"suffix":""},{"dropping-particle":"","family":"Mednick","given":"Sara C.","non-dropping-particle":"","parse-names":false,"suffix":""}],"container-title":"PLoS ONE","id":"ITEM-1","issue":"12","issued":{"date-parts":[["2015"]]},"page":"1-14","title":"Coupling of thalamocortical sleep oscillations are important for memory consolidation in humans","type":"article-journal","volume":"10"},"uris":["http://www.mendeley.com/documents/?uuid=a3e285d1-a901-4d73-94d2-70e834079501"]},{"id":"ITEM-2","itemData":{"DOI":"10.1111/j.1460-9568.2009.06654.x","ISBN":"1460-9568 (Electronic)\\r0953-816X (Linking)","ISSN":"0953816X","PMID":"19245368","abstract":"The mechanisms underlying off-line consolidation of memory during sleep are elusive. Learning of hippocampus-dependent tasks increases neocortical slow oscillation synchrony, and thalamocortical spindle and hippocampal ripple activity during subsequent non-rapid eye movement sleep. Slow oscillations representing an oscillation between global neocortical states of increased (up-state) and decreased (down-state) neuronal firing temporally group thalamic spindle and hippocampal ripple activity, which both occur preferentially during slow oscillation up-states. Here we examined whether slow oscillations also group learning-induced increases in spindle and ripple activity, thereby providing time-frames of facilitated hippocampus-to-neocortical information transfer underlying the conversion of temporary into long-term memories. Learning (word-pairs in humans, odor-reward associations in rats) increased slow oscillation up-states and, in humans, shaped the timing of down-states. Slow oscillations grouped spindle and rat ripple activity into up-states under basal conditions. Prior learning produced in humans an increase in spindle activity focused on slow oscillation up-states. In rats, learning induced a distinct increase in spindle and ripple activity that was not synchronized to up-states. Event-correlation histograms indicated an increase in spindle activity with the occurrence of ripples. This increase was prolonged after learning, suggesting a direct temporal tuning between ripples and spindles. The lack of a grouping effect of slow oscillations on learning-induced spindles and ripples in rats, together with the less pronounced effects of learning on slow oscillations, presumably reflects a weaker dependence of odor learning on thalamo-neocortical circuitry. Slow oscillations might provide an effective temporal frame for hippocampus-to-neocortical information transfer only when thalamo-neocortical systems are already critically involved during learning.","author":[{"dropping-particle":"","family":"Mölle","given":"Matthias","non-dropping-particle":"","parse-names":false,"suffix":""},{"dropping-particle":"","family":"Eschenko","given":"Oxana","non-dropping-particle":"","parse-names":false,"suffix":""},{"dropping-particle":"","family":"Gais","given":"Steffen","non-dropping-particle":"","parse-names":false,"suffix":""},{"dropping-particle":"","family":"Sara","given":"Susan J.","non-dropping-particle":"","parse-names":false,"suffix":""},{"dropping-particle":"","family":"Born","given":"Jan","non-dropping-particle":"","parse-names":false,"suffix":""}],"container-title":"European Journal of Neuroscience","id":"ITEM-2","issue":"5","issued":{"date-parts":[["2009"]]},"page":"1071-1081","title":"The influence of learning on sleep slow oscillations and associated spindles and ripples in humans and rats","type":"article-journal","volume":"29"},"uris":["http://www.mendeley.com/documents/?uuid=8168ff6b-bc49-4206-b0f0-1ab442d6cc99"]},{"id":"ITEM-3","itemData":{"DOI":"10.1016/j.neuron.2017.06.025","ISSN":"08966273","PMID":"28689981","author":[{"dropping-particle":"V.","family":"Latchoumane","given":"Charles-Francois","non-dropping-particle":"","parse-names":false,"suffix":""},{"dropping-particle":"V.","family":"Ngo","given":"Hong-Viet","non-dropping-particle":"","parse-names":false,"suffix":""},{"dropping-particle":"","family":"Born","given":"Jan","non-dropping-particle":"","parse-names":false,"suffix":""},{"dropping-particle":"","family":"Shin","given":"Hee-Sup","non-dropping-particle":"","parse-names":false,"suffix":""}],"container-title":"Neuron","id":"ITEM-3","issued":{"date-parts":[["2017"]]},"page":"1-12","publisher":"Elsevier Inc.","title":"Thalamic Spindles Promote Memory Formation during Sleep through Triple Phase-Locking of Cortical, Thalamic, and Hippocampal Rhythms","type":"article-journal"},"uris":["http://www.mendeley.com/documents/?uuid=30fc5cbf-d864-4bbb-9c20-d844071b0566"]}],"mendeley":{"formattedCitation":"(Latchoumane et al. 2017; Mölle et al. 2009; Niknazar et al. 2015)","plainTextFormattedCitation":"(Latchoumane et al. 2017; Mölle et al. 2009; Niknazar et al. 2015)","previouslyFormattedCitation":"(Latchoumane et al. 2017; Mölle et al. 2009; Niknazar et al. 2015)"},"properties":{"noteIndex":0},"schema":"https://github.com/citation-style-language/schema/raw/master/csl-citation.json"}</w:instrText>
      </w:r>
      <w:r w:rsidR="00080A05">
        <w:fldChar w:fldCharType="separate"/>
      </w:r>
      <w:r w:rsidR="00AF64B5" w:rsidRPr="00AF64B5">
        <w:rPr>
          <w:noProof/>
        </w:rPr>
        <w:t>(Latchoumane et al. 2017; Mölle et al. 2009; Niknazar et al. 2015)</w:t>
      </w:r>
      <w:r w:rsidR="00080A05">
        <w:fldChar w:fldCharType="end"/>
      </w:r>
      <w:r>
        <w:t>.</w:t>
      </w:r>
      <w:r w:rsidR="00DD1243">
        <w:t xml:space="preserve"> </w:t>
      </w:r>
      <w:r w:rsidR="00D02918">
        <w:t>This work led us to hypothesize</w:t>
      </w:r>
      <w:r w:rsidR="00DD1243">
        <w:t xml:space="preserve"> that the spiking </w:t>
      </w:r>
      <w:r w:rsidR="009C143A">
        <w:t xml:space="preserve">correlation </w:t>
      </w:r>
      <w:r w:rsidR="00DD1243">
        <w:t>structure might be different</w:t>
      </w:r>
      <w:r w:rsidR="00513B66">
        <w:t xml:space="preserve"> for nested and unnested spindles.</w:t>
      </w:r>
      <w:r w:rsidR="0036095B">
        <w:t xml:space="preserve"> </w:t>
      </w:r>
      <w:r w:rsidR="00F54A6D">
        <w:t xml:space="preserve">To </w:t>
      </w:r>
      <w:r w:rsidR="005756F2">
        <w:t>investigate the role of nesting, we binned spindles (bin width: 1.5 sec; step</w:t>
      </w:r>
      <w:r w:rsidR="00146CEA">
        <w:t xml:space="preserve"> size</w:t>
      </w:r>
      <w:r w:rsidR="005756F2">
        <w:t xml:space="preserve">: 500 ms) based on their timing relative to </w:t>
      </w:r>
      <w:r w:rsidR="004027C5">
        <w:t>SO</w:t>
      </w:r>
      <w:r w:rsidR="005756F2">
        <w:t xml:space="preserve"> (</w:t>
      </w:r>
      <w:r w:rsidR="003137B2">
        <w:t>Figure</w:t>
      </w:r>
      <w:r w:rsidR="005756F2">
        <w:t xml:space="preserve"> 5A-B). </w:t>
      </w:r>
      <w:r w:rsidR="00146CEA">
        <w:t xml:space="preserve">The first bin (0-1.5 sec) includes </w:t>
      </w:r>
      <w:r w:rsidR="00146CEA" w:rsidRPr="00146CEA">
        <w:rPr>
          <w:i/>
        </w:rPr>
        <w:t>nested</w:t>
      </w:r>
      <w:r w:rsidR="00146CEA">
        <w:t xml:space="preserve"> spindles and subsequent bins do not. Next we examined the distribution of pairwise correlations (peak cofiring probabilities</w:t>
      </w:r>
      <w:r w:rsidR="00C010F1">
        <w:t xml:space="preserve"> of the corrected CCH</w:t>
      </w:r>
      <w:r w:rsidR="00146CEA">
        <w:t xml:space="preserve">) during the spindle </w:t>
      </w:r>
      <w:r w:rsidR="00A56028">
        <w:t>peak</w:t>
      </w:r>
      <w:r w:rsidR="00686F98">
        <w:t xml:space="preserve"> (</w:t>
      </w:r>
      <w:r w:rsidR="00B46C5D" w:rsidRPr="00AD089A">
        <w:rPr>
          <w:noProof/>
          <w:color w:val="000000"/>
          <w:position w:val="-10"/>
        </w:rPr>
        <w:object w:dxaOrig="1100" w:dyaOrig="320" w14:anchorId="5B68479C">
          <v:shape id="_x0000_i1128" type="#_x0000_t75" alt="" style="width:55.15pt;height:16.25pt;mso-width-percent:0;mso-height-percent:0;mso-width-percent:0;mso-height-percent:0" o:ole="">
            <v:imagedata r:id="rId18" o:title=""/>
          </v:shape>
          <o:OLEObject Type="Embed" ProgID="Equation.DSMT4" ShapeID="_x0000_i1128" DrawAspect="Content" ObjectID="_1477140544" r:id="rId19"/>
        </w:object>
      </w:r>
      <w:r w:rsidR="00686F98">
        <w:t>)</w:t>
      </w:r>
      <w:r w:rsidR="00146CEA">
        <w:t xml:space="preserve"> in each </w:t>
      </w:r>
      <w:r w:rsidR="00175AE7">
        <w:t xml:space="preserve">time </w:t>
      </w:r>
      <w:r w:rsidR="00D36111">
        <w:t xml:space="preserve">bin; these distributions are plotted as CDFs in </w:t>
      </w:r>
      <w:r w:rsidR="003137B2">
        <w:t>Figure</w:t>
      </w:r>
      <w:r w:rsidR="00D36111">
        <w:t xml:space="preserve"> 5C</w:t>
      </w:r>
      <w:r w:rsidR="00E35E66">
        <w:t xml:space="preserve">. </w:t>
      </w:r>
    </w:p>
    <w:p w14:paraId="03C15CDA" w14:textId="77777777" w:rsidR="00913850" w:rsidRDefault="00913850" w:rsidP="00AE6898"/>
    <w:p w14:paraId="3BBD9F23" w14:textId="46CEB968" w:rsidR="00913850" w:rsidRDefault="00E35E66" w:rsidP="00AE6898">
      <w:r>
        <w:t>Qualitatively</w:t>
      </w:r>
      <w:r w:rsidRPr="007136BF">
        <w:t xml:space="preserve">, the distributions appear to </w:t>
      </w:r>
      <w:del w:id="15" w:author="Daniel" w:date="2018-11-08T15:55:00Z">
        <w:r w:rsidRPr="007136BF" w:rsidDel="00371B20">
          <w:delText xml:space="preserve">tighten </w:delText>
        </w:r>
      </w:del>
      <w:ins w:id="16" w:author="Daniel" w:date="2018-11-08T15:55:00Z">
        <w:r w:rsidR="00371B20">
          <w:t>narrow</w:t>
        </w:r>
        <w:r w:rsidR="00371B20" w:rsidRPr="007136BF">
          <w:t xml:space="preserve"> </w:t>
        </w:r>
      </w:ins>
      <w:r w:rsidRPr="007136BF">
        <w:t xml:space="preserve">for spindles </w:t>
      </w:r>
      <w:r w:rsidR="00590891" w:rsidRPr="007136BF">
        <w:t>closer</w:t>
      </w:r>
      <w:r w:rsidRPr="007136BF">
        <w:t xml:space="preserve"> </w:t>
      </w:r>
      <w:r w:rsidR="00590891" w:rsidRPr="007136BF">
        <w:t>to</w:t>
      </w:r>
      <w:r w:rsidRPr="007136BF">
        <w:t xml:space="preserve"> </w:t>
      </w:r>
      <w:r w:rsidR="004027C5" w:rsidRPr="007136BF">
        <w:t>SO</w:t>
      </w:r>
      <w:r w:rsidR="005025AB" w:rsidRPr="007136BF">
        <w:t xml:space="preserve"> (</w:t>
      </w:r>
      <w:r w:rsidR="003137B2" w:rsidRPr="007136BF">
        <w:t>Figure</w:t>
      </w:r>
      <w:r w:rsidR="005025AB" w:rsidRPr="007136BF">
        <w:t xml:space="preserve"> 5C)</w:t>
      </w:r>
      <w:r w:rsidRPr="007136BF">
        <w:t xml:space="preserve">. </w:t>
      </w:r>
      <w:r w:rsidR="00DB3338" w:rsidRPr="007136BF">
        <w:t>To quantify trends in the distributions, we performed linear regression on the mean and standard deviation of the</w:t>
      </w:r>
      <w:r w:rsidR="00D042A0" w:rsidRPr="007136BF">
        <w:t xml:space="preserve"> pairwise correlations</w:t>
      </w:r>
      <w:r w:rsidR="00DB3338" w:rsidRPr="007136BF">
        <w:t xml:space="preserve"> </w:t>
      </w:r>
      <w:r w:rsidR="00D042A0" w:rsidRPr="007136BF">
        <w:t>across time bins</w:t>
      </w:r>
      <w:r w:rsidR="00DB3338" w:rsidRPr="007136BF">
        <w:t>: t</w:t>
      </w:r>
      <w:r w:rsidRPr="007136BF">
        <w:t xml:space="preserve">he average pairwise correlation </w:t>
      </w:r>
      <w:r w:rsidR="00F26C47" w:rsidRPr="007136BF">
        <w:t xml:space="preserve">did </w:t>
      </w:r>
      <w:r w:rsidRPr="007136BF">
        <w:t>not</w:t>
      </w:r>
      <w:r w:rsidR="004B2656" w:rsidRPr="007136BF">
        <w:t xml:space="preserve"> change </w:t>
      </w:r>
      <w:r w:rsidR="008B73DE" w:rsidRPr="007136BF">
        <w:t>linearly</w:t>
      </w:r>
      <w:r w:rsidR="004B2656" w:rsidRPr="007136BF">
        <w:t xml:space="preserve"> across</w:t>
      </w:r>
      <w:r w:rsidR="00DB3338" w:rsidRPr="007136BF">
        <w:t xml:space="preserve"> time bins (</w:t>
      </w:r>
      <w:r w:rsidR="003137B2" w:rsidRPr="007136BF">
        <w:t>Figure</w:t>
      </w:r>
      <w:r w:rsidR="00DB3338" w:rsidRPr="007136BF">
        <w:t xml:space="preserve"> 5C, left inset; linear regression model, p=</w:t>
      </w:r>
      <w:r w:rsidR="002B795B" w:rsidRPr="007136BF">
        <w:t>0.070</w:t>
      </w:r>
      <w:r w:rsidR="00DB3338" w:rsidRPr="007136BF">
        <w:t>)</w:t>
      </w:r>
      <w:r w:rsidR="0075173C" w:rsidRPr="007136BF">
        <w:t>, but the standard deviation of the pairwise correlations decrease</w:t>
      </w:r>
      <w:r w:rsidR="00F26C47" w:rsidRPr="007136BF">
        <w:t>d</w:t>
      </w:r>
      <w:r w:rsidR="0075173C" w:rsidRPr="007136BF">
        <w:t xml:space="preserve"> across time bins (</w:t>
      </w:r>
      <w:r w:rsidR="003137B2" w:rsidRPr="007136BF">
        <w:t>Figure</w:t>
      </w:r>
      <w:r w:rsidR="0075173C" w:rsidRPr="007136BF">
        <w:t xml:space="preserve"> 5C, right inset</w:t>
      </w:r>
      <w:r w:rsidR="007136BF">
        <w:t xml:space="preserve">; linear regression model, </w:t>
      </w:r>
      <w:proofErr w:type="spellStart"/>
      <w:r w:rsidR="007136BF">
        <w:t>s.d.</w:t>
      </w:r>
      <w:proofErr w:type="spellEnd"/>
      <w:r w:rsidR="00807ECF" w:rsidRPr="007136BF">
        <w:t>=</w:t>
      </w:r>
      <w:r w:rsidR="002B795B">
        <w:t>0.00041*</w:t>
      </w:r>
      <w:proofErr w:type="spellStart"/>
      <w:del w:id="17" w:author="Daniel" w:date="2018-11-08T15:56:00Z">
        <w:r w:rsidR="007136BF" w:rsidDel="00371B20">
          <w:delText>bin_time</w:delText>
        </w:r>
      </w:del>
      <w:ins w:id="18" w:author="Daniel" w:date="2018-11-08T15:56:00Z">
        <w:r w:rsidR="00371B20">
          <w:t>time_from_SO</w:t>
        </w:r>
      </w:ins>
      <w:proofErr w:type="spellEnd"/>
      <w:r w:rsidR="0075173C">
        <w:t xml:space="preserve"> + </w:t>
      </w:r>
      <w:r w:rsidR="002B795B">
        <w:t>0.0065</w:t>
      </w:r>
      <w:r w:rsidR="00807ECF">
        <w:t>, p=</w:t>
      </w:r>
      <w:r w:rsidR="002B795B">
        <w:t>7.52E-08</w:t>
      </w:r>
      <w:r w:rsidR="0075173C">
        <w:t>)</w:t>
      </w:r>
      <w:r w:rsidR="00DB3338">
        <w:t>.</w:t>
      </w:r>
      <w:r w:rsidR="00A56028">
        <w:t xml:space="preserve"> </w:t>
      </w:r>
    </w:p>
    <w:p w14:paraId="2D4040B6" w14:textId="77777777" w:rsidR="00913850" w:rsidRDefault="00913850" w:rsidP="00AE6898"/>
    <w:p w14:paraId="52CB5CD3" w14:textId="734EDF2A" w:rsidR="001132F5" w:rsidRDefault="00A56028" w:rsidP="00AE6898">
      <w:r>
        <w:t xml:space="preserve">Additionally, we </w:t>
      </w:r>
      <w:r w:rsidR="00913850">
        <w:t>used nonparametric statistics to detect differences</w:t>
      </w:r>
      <w:r>
        <w:t xml:space="preserve"> </w:t>
      </w:r>
      <w:r w:rsidR="00913850">
        <w:t>in the distributions of pairwise correlations</w:t>
      </w:r>
      <w:r>
        <w:t xml:space="preserve"> </w:t>
      </w:r>
      <w:r w:rsidR="00DD7B3A">
        <w:t xml:space="preserve">between the bin closest to </w:t>
      </w:r>
      <w:r w:rsidR="004027C5">
        <w:t>SO</w:t>
      </w:r>
      <w:r w:rsidR="00DD7B3A">
        <w:t xml:space="preserve">, </w:t>
      </w:r>
      <w:r w:rsidR="00722FA5">
        <w:t xml:space="preserve">(dark blue, </w:t>
      </w:r>
      <w:r w:rsidR="00DD7B3A">
        <w:t>[0,1.5 sec]</w:t>
      </w:r>
      <w:r w:rsidR="00722FA5">
        <w:t>)</w:t>
      </w:r>
      <w:r w:rsidR="007803F7">
        <w:t>,</w:t>
      </w:r>
      <w:r w:rsidR="00DD7B3A">
        <w:t xml:space="preserve"> and the bin farthest from </w:t>
      </w:r>
      <w:r w:rsidR="004027C5">
        <w:t>SO</w:t>
      </w:r>
      <w:r w:rsidR="00DD7B3A">
        <w:t xml:space="preserve">, </w:t>
      </w:r>
      <w:r w:rsidR="003F7030">
        <w:t xml:space="preserve">(light blue, </w:t>
      </w:r>
      <w:r w:rsidR="00DD7B3A">
        <w:t>[4.5,6 sec]</w:t>
      </w:r>
      <w:r w:rsidR="003F7030">
        <w:t>)</w:t>
      </w:r>
      <w:r w:rsidR="00DD7B3A">
        <w:t>.</w:t>
      </w:r>
      <w:r w:rsidR="00EB7D75">
        <w:t xml:space="preserve"> The CDFs for these distributions are </w:t>
      </w:r>
      <w:r w:rsidR="00D15A5C">
        <w:t xml:space="preserve">reproduced in </w:t>
      </w:r>
      <w:r w:rsidR="003137B2">
        <w:t>Figure</w:t>
      </w:r>
      <w:r w:rsidR="00D15A5C">
        <w:t xml:space="preserve"> 5D for clarity. A </w:t>
      </w:r>
      <w:r w:rsidR="00DB2A8A">
        <w:t>Kolmogorov–Smirnov test</w:t>
      </w:r>
      <w:r w:rsidR="00D15A5C">
        <w:t xml:space="preserve"> revealed a significant difference between these distributions (</w:t>
      </w:r>
      <w:r w:rsidR="00807ECF">
        <w:t>p=</w:t>
      </w:r>
      <w:r w:rsidR="00F35F87">
        <w:t>3.98E-05</w:t>
      </w:r>
      <w:r w:rsidR="00D15A5C">
        <w:t>).</w:t>
      </w:r>
      <w:r w:rsidR="00346C34">
        <w:t xml:space="preserve"> We then split the distributions of pairwise correlations</w:t>
      </w:r>
      <w:r w:rsidR="006F5A3A">
        <w:t xml:space="preserve"> into sextiles (</w:t>
      </w:r>
      <w:r w:rsidR="003137B2">
        <w:t>Figure</w:t>
      </w:r>
      <w:r w:rsidR="006F5A3A">
        <w:t xml:space="preserve"> 5D, upper</w:t>
      </w:r>
      <w:r w:rsidR="00E311F9">
        <w:t>, gray lines</w:t>
      </w:r>
      <w:r w:rsidR="000D3B34">
        <w:t xml:space="preserve">) and </w:t>
      </w:r>
      <w:r w:rsidR="00E311F9">
        <w:t>computed the difference in the sextile dividers</w:t>
      </w:r>
      <w:r w:rsidR="00E42E12">
        <w:t xml:space="preserve"> (</w:t>
      </w:r>
      <w:r w:rsidR="003137B2">
        <w:t>Figure</w:t>
      </w:r>
      <w:r w:rsidR="00E42E12">
        <w:t xml:space="preserve"> 5D, lower).</w:t>
      </w:r>
      <w:r w:rsidR="007803F7">
        <w:t xml:space="preserve"> This revea</w:t>
      </w:r>
      <w:r w:rsidR="00FA697F">
        <w:t>led a pattern in which the lowest</w:t>
      </w:r>
      <w:r w:rsidR="007803F7">
        <w:t xml:space="preserve"> </w:t>
      </w:r>
      <w:r w:rsidR="0033471C">
        <w:t>correlation pairs</w:t>
      </w:r>
      <w:r w:rsidR="007803F7">
        <w:t xml:space="preserve"> significantly </w:t>
      </w:r>
      <w:r w:rsidR="00143C58">
        <w:t>increased</w:t>
      </w:r>
      <w:r w:rsidR="007803F7">
        <w:t xml:space="preserve"> </w:t>
      </w:r>
      <w:r w:rsidR="0033471C">
        <w:t>during</w:t>
      </w:r>
      <w:r w:rsidR="00143C58">
        <w:t xml:space="preserve"> spindles near </w:t>
      </w:r>
      <w:r w:rsidR="004027C5">
        <w:t>SO</w:t>
      </w:r>
      <w:r w:rsidR="0033471C">
        <w:t>, but the highest correlation pairs</w:t>
      </w:r>
      <w:r w:rsidR="00FA697F">
        <w:t xml:space="preserve"> significantly </w:t>
      </w:r>
      <w:r w:rsidR="00143C58">
        <w:t xml:space="preserve">decreased </w:t>
      </w:r>
      <w:r w:rsidR="0033471C">
        <w:t>during</w:t>
      </w:r>
      <w:r w:rsidR="00FA697F">
        <w:t xml:space="preserve"> </w:t>
      </w:r>
      <w:r w:rsidR="00143C58">
        <w:t xml:space="preserve">spindles near </w:t>
      </w:r>
      <w:r w:rsidR="004027C5">
        <w:t>SO</w:t>
      </w:r>
      <w:r w:rsidR="00FA697F">
        <w:t>.</w:t>
      </w:r>
    </w:p>
    <w:p w14:paraId="380E70A4" w14:textId="77777777" w:rsidR="00235FD2" w:rsidRDefault="00235FD2" w:rsidP="00AE6898">
      <w:pPr>
        <w:rPr>
          <w:ins w:id="19" w:author="Karunesh Ganguly" w:date="2018-10-14T14:14:00Z"/>
          <w:sz w:val="28"/>
        </w:rPr>
      </w:pPr>
      <w:ins w:id="20" w:author="Karunesh Ganguly" w:date="2018-10-14T14:14:00Z">
        <w:r>
          <w:br w:type="page"/>
        </w:r>
      </w:ins>
    </w:p>
    <w:p w14:paraId="3AC12BB4" w14:textId="18BF092E" w:rsidR="0074790A" w:rsidRDefault="00235FD2" w:rsidP="00AE6898">
      <w:pPr>
        <w:pStyle w:val="SectionHeading"/>
      </w:pPr>
      <w:r>
        <w:t>D</w:t>
      </w:r>
      <w:r w:rsidR="009725F2">
        <w:t>iscussion</w:t>
      </w:r>
    </w:p>
    <w:p w14:paraId="2810C356" w14:textId="51A470B7" w:rsidR="00A37EC1" w:rsidRDefault="00CD1386" w:rsidP="00B02AF2">
      <w:r>
        <w:t>I</w:t>
      </w:r>
      <w:r w:rsidRPr="00CD1386">
        <w:t xml:space="preserve">n this study we investigated the relationship between M1 neural firing and LFP oscillations during sleep. We focused on the structure of neural spiking during </w:t>
      </w:r>
      <w:r w:rsidR="000C4B93">
        <w:t>thalamocortical</w:t>
      </w:r>
      <w:r w:rsidRPr="00CD1386">
        <w:t xml:space="preserve"> spindles, which are thought to be important for </w:t>
      </w:r>
      <w:r w:rsidR="008E003A">
        <w:t>consolidation</w:t>
      </w:r>
      <w:r w:rsidRPr="00CD1386">
        <w:t xml:space="preserve"> and</w:t>
      </w:r>
      <w:r w:rsidR="00B02AF2">
        <w:t xml:space="preserve"> for</w:t>
      </w:r>
      <w:r w:rsidRPr="00CD1386">
        <w:t xml:space="preserve"> </w:t>
      </w:r>
      <w:r w:rsidR="00A73273">
        <w:t xml:space="preserve">promoting neural plasticity </w:t>
      </w:r>
      <w:r w:rsidRPr="00CD1386">
        <w:t xml:space="preserve">after learning </w:t>
      </w:r>
      <w:r w:rsidR="00A73273">
        <w:t xml:space="preserve">a </w:t>
      </w:r>
      <w:r w:rsidR="00B02AF2">
        <w:t>new skill</w:t>
      </w:r>
      <w:r w:rsidRPr="00CD1386">
        <w:t xml:space="preserve"> </w:t>
      </w:r>
      <w:r w:rsidR="00660CD2">
        <w:fldChar w:fldCharType="begin" w:fldLock="1"/>
      </w:r>
      <w:r w:rsidR="003C3200">
        <w:instrText>ADDIN CSL_CITATION {"citationItems":[{"id":"ITEM-1","itemData":{"DOI":"10.1371/journal.pbio.1002263","ISBN":"1544-9173","ISSN":"15457885","PMID":"26382320","abstract":"Despite many prior studies demonstrating offline behavioral gains in motor skills after sleep, the underlying neural mechanisms remain poorly understood. To investigate the neurophysiological basis for offline gains, we performed single-unit recordings in motor cortex as rats learned a skilled upper-limb task. We found that sleep improved movement speed with preservation of accuracy. These offline improvements were linked to both replay of task-related ensembles during non-rapid eye movement (NREM) sleep and temporal shifts that more tightly bound motor cortical ensembles to movements; such offline gains and temporal shifts were not evident with sleep restriction. Interestingly, replay was linked to the coincidence of slow-wave events and bursts of spindle activity. Neurons that experienced the most consistent replay also underwent the most significant temporal shift and binding to the motor task. Significantly, replay and the associated performance gains after sleep only occurred when animals first learned the skill; continued practice during later stages of learning (i.e., after motor kinematics had stabilized) did not show evidence of replay. Our results highlight how replay of synchronous neural activity during sleep mediates large-scale neural plasticity and stabilizes kinematics during early motor learning.","author":[{"dropping-particle":"","family":"Ramanathan","given":"Dhakshin S.","non-dropping-particle":"","parse-names":false,"suffix":""},{"dropping-particle":"","family":"Gulati","given":"Tanuj","non-dropping-particle":"","parse-names":false,"suffix":""},{"dropping-particle":"","family":"Ganguly","given":"Karunesh","non-dropping-particle":"","parse-names":false,"suffix":""}],"container-title":"PLoS Biology","id":"ITEM-1","issue":"9","issued":{"date-parts":[["2015"]]},"page":"1-25","title":"Sleep-Dependent Reactivation of Ensembles in Motor Cortex Promotes Skill Consolidation","type":"article-journal","volume":"13"},"uris":["http://www.mendeley.com/documents/?uuid=75b00b81-d302-43f5-ac13-086621a1a236"]},{"id":"ITEM-2","itemData":{"DOI":"10.1073/pnas.1207532109","ISBN":"1091-6490","ISSN":"0027-8424","PMID":"23091013","abstract":"The learning of a motor task is known to be improved by sleep, and sleep spindles are thought to facilitate this learning by enabling synaptic plasticity. In this study subjects implanted with electrocorticography (ECoG) arrays for long-term epilepsy monitoring were trained to control a cursor on a computer screen by modulating either the high-gamma or mu/beta power at a single electrode located over the motor or premotor area. In all trained subjects, spindle density in posttraining sleep was increased with respect to pretraining sleep in a remarkably spatially specific manner. The pattern of increased spindle activity reflects the functionally specific regions that were involved in learning of a highly novel and salient task during wakefulness, supporting the idea that sleep spindles are involved in learning to use a motor-based brain-computer interface device.","author":[{"dropping-particle":"","family":"Johnson","given":"L. A.","non-dropping-particle":"","parse-names":false,"suffix":""},{"dropping-particle":"","family":"Blakely","given":"T.","non-dropping-particle":"","parse-names":false,"suffix":""},{"dropping-particle":"","family":"Hermes","given":"D.","non-dropping-particle":"","parse-names":false,"suffix":""},{"dropping-particle":"","family":"Hakimian","given":"S.","non-dropping-particle":"","parse-names":false,"suffix":""},{"dropping-particle":"","family":"Ramsey","given":"N. F.","non-dropping-particle":"","parse-names":false,"suffix":""},{"dropping-particle":"","family":"Ojemann","given":"J. G.","non-dropping-particle":"","parse-names":false,"suffix":""}],"container-title":"Proceedings of the National Academy of Sciences","id":"ITEM-2","issue":"45","issued":{"date-parts":[["2012"]]},"page":"18583-18588","title":"Sleep spindles are locally modulated by training on a brain-computer interface","type":"article-journal","volume":"109"},"uris":["http://www.mendeley.com/documents/?uuid=9fbd4c5d-bcf7-4346-a777-fe62e9d1ff6e"]},{"id":"ITEM-3","itemData":{"DOI":"10.1016/j.bbr.2010.10.019","ISBN":"1872-7549 (Electronic)\\n0166-4328 (Linking)","ISSN":"01664328","PMID":"20974183","abstract":"This study aimed to determine the distinct contribution of slow (11-13. Hz) and fast (13-15. Hz) spindles in the consolidation process of a motor sequence learning task (MSL). Young subjects (n = 12) were trained on both a finger MSL task and a control (CTRL) condition, which were administered one week apart in a counterbalanced order. Subjects were asked to practice the MSL or CTRL task in the evening (approximately 9:00. p.m.) and their performance was retested on the same task 12. h later (approximately 9:00. a.m.). Polysomnographic (PSG) recordings were performed during the night following training on either task, and an automatic algorithm was used to detect fast and slow spindles and to quantify their characteristics (i.e., density, amplitude, and duration). Statistical analyses revealed higher fast (but not slow) spindle density after training on the MSL than after practice of the CTRL task. The increase in fast spindle density on the MSL task correlated positively with overnight performance gains on the MSL task and with difference in performance gain between the MSL and CTRL tasks. Together, these results suggest that fast sleep spindles help activate the cerebral network involved in overnight MSL consolidation, while slow spindles do not appear to play a role in this mnemonic process. © 2010 Elsevier B.V.","author":[{"dropping-particle":"","family":"Barakat","given":"M.","non-dropping-particle":"","parse-names":false,"suffix":""},{"dropping-particle":"","family":"Doyon","given":"J.","non-dropping-particle":"","parse-names":false,"suffix":""},{"dropping-particle":"","family":"Debas","given":"K.","non-dropping-particle":"","parse-names":false,"suffix":""},{"dropping-particle":"","family":"Vandewalle","given":"G.","non-dropping-particle":"","parse-names":false,"suffix":""},{"dropping-particle":"","family":"Morin","given":"A.","non-dropping-particle":"","parse-names":false,"suffix":""},{"dropping-particle":"","family":"Poirier","given":"G.","non-dropping-particle":"","parse-names":false,"suffix":""},{"dropping-particle":"","family":"Martin","given":"N.","non-dropping-particle":"","parse-names":false,"suffix":""},{"dropping-particle":"","family":"Lafortune","given":"M.","non-dropping-particle":"","parse-names":false,"suffix":""},{"dropping-particle":"","family":"Karni","given":"A.","non-dropping-particle":"","parse-names":false,"suffix":""},{"dropping-particle":"","family":"Ungerleider","given":"L. G.","non-dropping-particle":"","parse-names":false,"suffix":""},{"dropping-particle":"","family":"Benali","given":"H.","non-dropping-particle":"","parse-names":false,"suffix":""},{"dropping-particle":"","family":"Carrier","given":"J.","non-dropping-particle":"","parse-names":false,"suffix":""}],"container-title":"Behavioural Brain Research","id":"ITEM-3","issue":"1","issued":{"date-parts":[["2011"]]},"page":"117-121","publisher":"Elsevier B.V.","title":"Fast and slow spindle involvement in the consolidation of a new motor sequence","type":"article-journal","volume":"217"},"uris":["http://www.mendeley.com/documents/?uuid=912a556c-0745-410a-8fe3-7d20da0e9298"]},{"id":"ITEM-4","itemData":{"DOI":"10.1111/j.1365-2869.2006.00522.x","ISBN":"0962-1105","ISSN":"09621105","PMID":"16911026","abstract":"It has become increasingly clear that sleep is necessary for efficient memory consolidation. Recently, it has been found that Stage 2 sleep disruption impairs procedural memory performance, and that memory performance is correlated with the duration of Stage 2 sleep; but the mechanisms involved in synaptic plasticity for procedural memory during sleep have not been identified. The present study examined the learning-dependent changes in sleep, including Stage 2 sleep spindles. Following an intense period of simple motor procedural learning, the duration of Stage 2 sleep and spindle density increased. There were no changes observed in the duration of any other stage of sleep or in the density of rapid eye movements. These findings support the hypothesis that sleep spindles are involved in the off-line reprocessing of simple motor procedural memory during Stage 2 sleep.","author":[{"dropping-particle":"","family":"Fogel","given":"Stuart M.","non-dropping-particle":"","parse-names":false,"suffix":""},{"dropping-particle":"","family":"Smith","given":"Carlyle T.","non-dropping-particle":"","parse-names":false,"suffix":""}],"container-title":"Journal of Sleep Research","id":"ITEM-4","issue":"3","issued":{"date-parts":[["2006"]]},"page":"250-255","title":"Learning-dependent changes in sleep spindles and Stage 2 sleep","type":"article-journal","volume":"15"},"uris":["http://www.mendeley.com/documents/?uuid=c27f36f5-7482-483c-aa87-e22b6830afef"]},{"id":"ITEM-5","itemData":{"DOI":"10.1371/journal.pone.0000341","ISBN":"1932-6203 (Electronic) 1932-6203 (Linking)","ISSN":"19326203","PMID":"17406665","abstract":"Increasing evidence demonstrates that motor-skill memories improve across a night of sleep, and that non-rapid eye movement (NREM) sleep commonly plays a role in orchestrating these consolidation enhancements. Here we show the benefit of a daytime nap on motor memory consolidation and its relationship not simply with global sleep-stage measures, but unique characteristics of sleep spindles at regionally specific locations; mapping to the corresponding memory representation.","author":[{"dropping-particle":"","family":"Nishida","given":"Masaki","non-dropping-particle":"","parse-names":false,"suffix":""},{"dropping-particle":"","family":"Walker","given":"Matthew P.","non-dropping-particle":"","parse-names":false,"suffix":""}],"container-title":"PLoS ONE","id":"ITEM-5","issue":"4","issued":{"date-parts":[["2007"]]},"title":"Daytime naps, motor memory consolidation and regionally specific sleep spindles","type":"article-journal","volume":"2"},"uris":["http://www.mendeley.com/documents/?uuid=6a13c36e-2d19-4135-a788-fba50ea786ea"]}],"mendeley":{"formattedCitation":"(Barakat et al. 2011; Fogel and Smith 2006; Johnson et al. 2012; Nishida and Walker 2007; Ramanathan et al. 2015)","plainTextFormattedCitation":"(Barakat et al. 2011; Fogel and Smith 2006; Johnson et al. 2012; Nishida and Walker 2007; Ramanathan et al. 2015)","previouslyFormattedCitation":"(Barakat et al. 2011; Fogel and Smith 2006; Johnson et al. 2012; Nishida and Walker 2007; Ramanathan et al. 2015)"},"properties":{"noteIndex":0},"schema":"https://github.com/citation-style-language/schema/raw/master/csl-citation.json"}</w:instrText>
      </w:r>
      <w:r w:rsidR="00660CD2">
        <w:fldChar w:fldCharType="separate"/>
      </w:r>
      <w:r w:rsidR="00AF64B5" w:rsidRPr="00AF64B5">
        <w:rPr>
          <w:noProof/>
        </w:rPr>
        <w:t>(Barakat et al. 2011; Fogel and Smith 2006; Johnson et al. 2012; Nishida and Walker 2007; Ramanathan et al. 2015)</w:t>
      </w:r>
      <w:r w:rsidR="00660CD2">
        <w:fldChar w:fldCharType="end"/>
      </w:r>
      <w:r w:rsidRPr="00CD1386">
        <w:t xml:space="preserve">. </w:t>
      </w:r>
      <w:r w:rsidR="00A37EC1" w:rsidRPr="00CD1386">
        <w:t>We found that neurons in M1 fire</w:t>
      </w:r>
      <w:r w:rsidR="00B02AF2">
        <w:t xml:space="preserve">d </w:t>
      </w:r>
      <w:r w:rsidR="00A37EC1" w:rsidRPr="00CD1386">
        <w:t xml:space="preserve">at a preferred phase of </w:t>
      </w:r>
      <w:r w:rsidR="00B02AF2">
        <w:t xml:space="preserve">the </w:t>
      </w:r>
      <w:r w:rsidR="00A37EC1" w:rsidRPr="00CD1386">
        <w:t>spindle</w:t>
      </w:r>
      <w:r w:rsidR="00B02AF2">
        <w:t>;</w:t>
      </w:r>
      <w:r w:rsidR="00A37EC1" w:rsidRPr="00CD1386">
        <w:t xml:space="preserve"> </w:t>
      </w:r>
      <w:r w:rsidR="00A37EC1">
        <w:t>by segmenting spindles into their component cycles, we determine</w:t>
      </w:r>
      <w:r w:rsidR="00B02AF2">
        <w:t>d</w:t>
      </w:r>
      <w:r w:rsidR="00A37EC1">
        <w:t xml:space="preserve"> that </w:t>
      </w:r>
      <w:r w:rsidR="00B02AF2">
        <w:t xml:space="preserve">such </w:t>
      </w:r>
      <w:r w:rsidR="00A37EC1" w:rsidRPr="00CD1386">
        <w:t xml:space="preserve">phase locking </w:t>
      </w:r>
      <w:r w:rsidR="00B02AF2">
        <w:t xml:space="preserve">was </w:t>
      </w:r>
      <w:r w:rsidR="00A37EC1" w:rsidRPr="00CD1386">
        <w:t>more pronounced at spindle peaks.</w:t>
      </w:r>
      <w:r w:rsidR="00A37EC1">
        <w:t xml:space="preserve"> Moreover, neural synchrony </w:t>
      </w:r>
      <w:r w:rsidR="00391633">
        <w:t>share</w:t>
      </w:r>
      <w:r w:rsidR="00B02AF2">
        <w:t>d</w:t>
      </w:r>
      <w:r w:rsidR="00391633">
        <w:t xml:space="preserve"> similar dynamics </w:t>
      </w:r>
      <w:r w:rsidR="00A37EC1">
        <w:t xml:space="preserve">during </w:t>
      </w:r>
      <w:r w:rsidR="000D1878">
        <w:t>spindles;</w:t>
      </w:r>
      <w:r w:rsidR="00A37EC1">
        <w:t xml:space="preserve"> the distribution of pairwise correlations </w:t>
      </w:r>
      <w:r w:rsidR="00B02AF2">
        <w:t>reached its maximum at the peak of a spindle event.</w:t>
      </w:r>
      <w:r w:rsidR="00A37EC1">
        <w:t xml:space="preserve"> Interestingly, this correlation structure </w:t>
      </w:r>
      <w:r w:rsidR="00B02AF2">
        <w:t xml:space="preserve">was </w:t>
      </w:r>
      <w:r w:rsidR="00A37EC1">
        <w:t xml:space="preserve">modified by a spindle’s proximity to </w:t>
      </w:r>
      <w:r w:rsidR="00B02AF2">
        <w:t xml:space="preserve">a </w:t>
      </w:r>
      <w:r w:rsidR="00A37EC1">
        <w:t xml:space="preserve">SO. Spindles that </w:t>
      </w:r>
      <w:r w:rsidR="00B02AF2">
        <w:t xml:space="preserve">were </w:t>
      </w:r>
      <w:r w:rsidR="00A37EC1">
        <w:t>closer to SO</w:t>
      </w:r>
      <w:r w:rsidR="00B02AF2">
        <w:t>s</w:t>
      </w:r>
      <w:r w:rsidR="00A37EC1">
        <w:t xml:space="preserve"> exhibit</w:t>
      </w:r>
      <w:r w:rsidR="00B02AF2">
        <w:t>ed</w:t>
      </w:r>
      <w:r w:rsidR="00A37EC1">
        <w:t xml:space="preserve"> a </w:t>
      </w:r>
      <w:del w:id="21" w:author="Daniel" w:date="2018-11-08T11:00:00Z">
        <w:r w:rsidR="00A37EC1" w:rsidDel="000D1878">
          <w:delText xml:space="preserve">homogenized </w:delText>
        </w:r>
      </w:del>
      <w:ins w:id="22" w:author="Daniel" w:date="2018-11-08T11:01:00Z">
        <w:r w:rsidR="00EE1472">
          <w:t>narrower</w:t>
        </w:r>
      </w:ins>
      <w:ins w:id="23" w:author="Daniel" w:date="2018-11-08T11:00:00Z">
        <w:r w:rsidR="000D1878">
          <w:t xml:space="preserve"> </w:t>
        </w:r>
      </w:ins>
      <w:r w:rsidR="00B02AF2">
        <w:t xml:space="preserve">distribution of </w:t>
      </w:r>
      <w:r w:rsidR="00A37EC1">
        <w:t>correlation</w:t>
      </w:r>
      <w:r w:rsidR="00B02AF2">
        <w:t>s.</w:t>
      </w:r>
      <w:r w:rsidR="00F6095E">
        <w:t xml:space="preserve"> </w:t>
      </w:r>
      <w:r w:rsidR="00B02AF2">
        <w:t xml:space="preserve">In contrast, </w:t>
      </w:r>
      <w:r w:rsidR="00EF7DEC">
        <w:t xml:space="preserve">the distribution of </w:t>
      </w:r>
      <w:del w:id="24" w:author="Daniel" w:date="2018-11-08T11:01:00Z">
        <w:r w:rsidR="00A37EC1" w:rsidDel="000D1878">
          <w:delText xml:space="preserve">neuron </w:delText>
        </w:r>
      </w:del>
      <w:r w:rsidR="00A37EC1">
        <w:t>pair</w:t>
      </w:r>
      <w:ins w:id="25" w:author="Daniel" w:date="2018-11-08T11:01:00Z">
        <w:r w:rsidR="000D1878">
          <w:t>wise</w:t>
        </w:r>
      </w:ins>
      <w:r w:rsidR="00EF7DEC">
        <w:t xml:space="preserve"> correlations was </w:t>
      </w:r>
      <w:del w:id="26" w:author="Daniel" w:date="2018-11-08T11:01:00Z">
        <w:r w:rsidR="00EF7DEC" w:rsidDel="000D1878">
          <w:delText>more skewed</w:delText>
        </w:r>
      </w:del>
      <w:ins w:id="27" w:author="Daniel" w:date="2018-11-08T11:01:00Z">
        <w:r w:rsidR="000D1878">
          <w:t>broade</w:t>
        </w:r>
        <w:r w:rsidR="00EE1472">
          <w:t>r</w:t>
        </w:r>
      </w:ins>
      <w:r w:rsidR="00EF7DEC">
        <w:t xml:space="preserve"> </w:t>
      </w:r>
      <w:del w:id="28" w:author="Daniel" w:date="2018-11-08T11:02:00Z">
        <w:r w:rsidR="00EF7DEC" w:rsidDel="000D1878">
          <w:delText xml:space="preserve">for </w:delText>
        </w:r>
      </w:del>
      <w:ins w:id="29" w:author="Daniel" w:date="2018-11-08T11:02:00Z">
        <w:r w:rsidR="000D1878">
          <w:t xml:space="preserve">during </w:t>
        </w:r>
      </w:ins>
      <w:r w:rsidR="00A37EC1">
        <w:t xml:space="preserve">spindles </w:t>
      </w:r>
      <w:r w:rsidR="00B02AF2">
        <w:t xml:space="preserve">that were temporally far from </w:t>
      </w:r>
      <w:r w:rsidR="00A37EC1">
        <w:t>SO</w:t>
      </w:r>
      <w:r w:rsidR="00B02AF2">
        <w:t>s</w:t>
      </w:r>
      <w:r w:rsidR="00A37EC1">
        <w:t>.</w:t>
      </w:r>
    </w:p>
    <w:p w14:paraId="4ED8F035" w14:textId="77777777" w:rsidR="00FC783D" w:rsidRDefault="00FC783D" w:rsidP="00AE6898">
      <w:pPr>
        <w:rPr>
          <w:ins w:id="30" w:author="Daniel" w:date="2018-10-22T14:08:00Z"/>
        </w:rPr>
      </w:pPr>
    </w:p>
    <w:p w14:paraId="2951D479" w14:textId="6E44F493" w:rsidR="00FF14EE" w:rsidRDefault="00CC5D35" w:rsidP="006C7B63">
      <w:pPr>
        <w:pStyle w:val="Heading1"/>
      </w:pPr>
      <w:r>
        <w:t>S</w:t>
      </w:r>
      <w:r w:rsidR="000603C6">
        <w:t xml:space="preserve">pindles </w:t>
      </w:r>
      <w:r w:rsidR="00B02AF2">
        <w:t>and Changes in Neural Synchrony</w:t>
      </w:r>
    </w:p>
    <w:p w14:paraId="38D2EB20" w14:textId="202603CB" w:rsidR="005D2F1B" w:rsidRDefault="00783637" w:rsidP="000603C6">
      <w:pPr>
        <w:rPr>
          <w:ins w:id="31" w:author="Daniel" w:date="2018-11-09T15:19:00Z"/>
        </w:rPr>
      </w:pPr>
      <w:ins w:id="32" w:author="Daniel" w:date="2018-11-08T11:42:00Z">
        <w:r>
          <w:t xml:space="preserve">One of our key results is </w:t>
        </w:r>
      </w:ins>
      <w:ins w:id="33" w:author="Daniel" w:date="2018-11-08T13:23:00Z">
        <w:r w:rsidR="00960341">
          <w:t xml:space="preserve">that </w:t>
        </w:r>
      </w:ins>
      <w:ins w:id="34" w:author="Daniel" w:date="2018-11-08T11:42:00Z">
        <w:r>
          <w:t>t</w:t>
        </w:r>
        <w:r w:rsidR="00960341">
          <w:t>here are</w:t>
        </w:r>
        <w:r>
          <w:t xml:space="preserve"> change</w:t>
        </w:r>
      </w:ins>
      <w:ins w:id="35" w:author="Daniel" w:date="2018-11-08T13:23:00Z">
        <w:r w:rsidR="00960341">
          <w:t>s</w:t>
        </w:r>
      </w:ins>
      <w:ins w:id="36" w:author="Daniel" w:date="2018-11-08T11:42:00Z">
        <w:r>
          <w:t xml:space="preserve"> in both the phase locking and the correlation structure of spiking during spindle cycle dynamics.</w:t>
        </w:r>
      </w:ins>
      <w:r w:rsidR="00F6095E">
        <w:t xml:space="preserve"> </w:t>
      </w:r>
      <w:ins w:id="37" w:author="Daniel" w:date="2018-11-08T13:23:00Z">
        <w:r w:rsidR="00960341">
          <w:t>W</w:t>
        </w:r>
      </w:ins>
      <w:ins w:id="38" w:author="Daniel" w:date="2018-11-08T11:42:00Z">
        <w:r>
          <w:t>e found that spiking activity in M1 became significantly more</w:t>
        </w:r>
      </w:ins>
      <w:ins w:id="39" w:author="Daniel" w:date="2018-11-08T11:43:00Z">
        <w:r w:rsidR="002F6DE1">
          <w:t xml:space="preserve"> structured</w:t>
        </w:r>
      </w:ins>
      <w:ins w:id="40" w:author="Daniel" w:date="2018-11-08T11:42:00Z">
        <w:r>
          <w:t xml:space="preserve"> with each </w:t>
        </w:r>
      </w:ins>
      <w:ins w:id="41" w:author="Daniel" w:date="2018-11-08T11:43:00Z">
        <w:r>
          <w:t xml:space="preserve">spindle </w:t>
        </w:r>
      </w:ins>
      <w:ins w:id="42" w:author="Daniel" w:date="2018-11-08T11:42:00Z">
        <w:r w:rsidR="002F6DE1">
          <w:t>cycle, leading to</w:t>
        </w:r>
        <w:r>
          <w:t xml:space="preserve"> maximum </w:t>
        </w:r>
      </w:ins>
      <w:ins w:id="43" w:author="Daniel" w:date="2018-11-08T11:44:00Z">
        <w:r w:rsidR="002F6DE1">
          <w:t>changes</w:t>
        </w:r>
      </w:ins>
      <w:ins w:id="44" w:author="Daniel" w:date="2018-11-08T11:42:00Z">
        <w:r w:rsidR="00283DEE">
          <w:t xml:space="preserve"> at spindle </w:t>
        </w:r>
        <w:r>
          <w:t>peak</w:t>
        </w:r>
      </w:ins>
      <w:ins w:id="45" w:author="Daniel" w:date="2018-11-08T11:44:00Z">
        <w:r w:rsidR="00283DEE">
          <w:t>s</w:t>
        </w:r>
      </w:ins>
      <w:ins w:id="46" w:author="Daniel" w:date="2018-11-08T11:42:00Z">
        <w:r w:rsidR="00FA2A42">
          <w:t>.</w:t>
        </w:r>
        <w:r>
          <w:t xml:space="preserve"> </w:t>
        </w:r>
      </w:ins>
      <w:r w:rsidR="000603C6">
        <w:t xml:space="preserve">Spike correlations have </w:t>
      </w:r>
      <w:r w:rsidR="00F4256C">
        <w:t xml:space="preserve">long </w:t>
      </w:r>
      <w:r w:rsidR="000603C6">
        <w:t xml:space="preserve">been thought to drive neuroplasticity </w:t>
      </w:r>
      <w:r w:rsidR="000603C6">
        <w:fldChar w:fldCharType="begin" w:fldLock="1"/>
      </w:r>
      <w:r w:rsidR="003C3200">
        <w:instrText>ADDIN CSL_CITATION {"citationItems":[{"id":"ITEM-1","itemData":{"author":[{"dropping-particle":"","family":"Hebb","given":"DO","non-dropping-particle":"","parse-names":false,"suffix":""}],"id":"ITEM-1","issued":{"date-parts":[["1949"]]},"publisher":"Wiley","publisher-place":"New York","title":"The Organization of Behavior","type":"book"},"uris":["http://www.mendeley.com/documents/?uuid=b3a0583d-0a3c-441e-b0ac-50f130ac039c"]}],"mendeley":{"formattedCitation":"(Hebb 1949)","plainTextFormattedCitation":"(Hebb 1949)","previouslyFormattedCitation":"(Hebb 1949)"},"properties":{"noteIndex":0},"schema":"https://github.com/citation-style-language/schema/raw/master/csl-citation.json"}</w:instrText>
      </w:r>
      <w:r w:rsidR="000603C6">
        <w:fldChar w:fldCharType="separate"/>
      </w:r>
      <w:r w:rsidR="00AF64B5" w:rsidRPr="00AF64B5">
        <w:rPr>
          <w:noProof/>
        </w:rPr>
        <w:t>(Hebb 1949)</w:t>
      </w:r>
      <w:r w:rsidR="000603C6">
        <w:fldChar w:fldCharType="end"/>
      </w:r>
      <w:ins w:id="47" w:author="Daniel" w:date="2018-11-08T13:24:00Z">
        <w:r w:rsidR="00960341">
          <w:t>, and</w:t>
        </w:r>
      </w:ins>
      <w:del w:id="48" w:author="Daniel" w:date="2018-11-08T13:24:00Z">
        <w:r w:rsidR="000603C6" w:rsidDel="00960341">
          <w:delText>.</w:delText>
        </w:r>
      </w:del>
      <w:r w:rsidR="000603C6">
        <w:t xml:space="preserve"> </w:t>
      </w:r>
      <w:del w:id="49" w:author="Daniel" w:date="2018-11-08T13:24:00Z">
        <w:r w:rsidR="000603C6" w:rsidDel="00960341">
          <w:delText xml:space="preserve">More </w:delText>
        </w:r>
      </w:del>
      <w:ins w:id="50" w:author="Daniel" w:date="2018-11-08T13:24:00Z">
        <w:r w:rsidR="00960341">
          <w:t xml:space="preserve">more </w:t>
        </w:r>
      </w:ins>
      <w:r w:rsidR="000603C6">
        <w:t xml:space="preserve">recently, spike timing dependent plasticity </w:t>
      </w:r>
      <w:ins w:id="51" w:author="Daniel" w:date="2018-11-08T12:04:00Z">
        <w:r w:rsidR="00DE5D01">
          <w:t xml:space="preserve">(STDP) </w:t>
        </w:r>
      </w:ins>
      <w:r w:rsidR="000603C6">
        <w:t xml:space="preserve">models </w:t>
      </w:r>
      <w:r w:rsidR="000603C6">
        <w:fldChar w:fldCharType="begin" w:fldLock="1"/>
      </w:r>
      <w:r w:rsidR="003C3200">
        <w:instrText>ADDIN CSL_CITATION {"citationItems":[{"id":"ITEM-1","itemData":{"DOI":"10.1038/25665","ISBN":"0270-6474","ISSN":"0270-6474","PMID":"9852584","abstract":"In cultures of dissociated rat hippocampal neurons, persistent potentiation and depression of glutamatergic synapses were induced by correlated spiking of presynaptic and postsynaptic neurons. The relative timing between the presynaptic and postsynaptic spiking determined the direction and the extent of synaptic changes. Repetitive postsynaptic spiking within a time window of 20 msec after presynaptic activation resulted in long-term potentiation (LTP), whereas postsynaptic spiking within a window of 20 msec before the repetitive presynaptic activation led to long-term depression (LTD). Significant LTP occurred only at synapses with relatively low initial strength, whereas the extent of LTD did not show obvious dependence on the initial synaptic strength. Both LTP and LTD depended on the activation of NMDA receptors and were absent in cases in which the postsynaptic neurons were GABAergic in nature. Blockade of L-type calcium channels with nimodipine abolished the induction of LTD and reduced the extent of LTP. These results underscore the importance of precise spike timing, synaptic strength, and postsynaptic cell type in the activity-induced modification of central synapses and suggest that Hebb's rule may need to incorporate a quantitative consideration of spike timing that reflects the narrow and asymmetric window for the induction of synaptic modification.","author":[{"dropping-particle":"","family":"Bi","given":"G Q","non-dropping-particle":"","parse-names":false,"suffix":""},{"dropping-particle":"","family":"Poo","given":"M M","non-dropping-particle":"","parse-names":false,"suffix":""}],"container-title":"The Journal of neuroscience : the official journal of the Society for Neuroscience","id":"ITEM-1","issue":"24","issued":{"date-parts":[["1998"]]},"page":"10464-10472","title":"Synaptic modifications in cultured hippocampal neurons: dependence on spike timing, synaptic strength, and postsynaptic cell type.","type":"article-journal","volume":"18"},"uris":["http://www.mendeley.com/documents/?uuid=5f8250cb-ca0a-4899-b5de-64c2201a465f"]},{"id":"ITEM-2","itemData":{"DOI":"10.1146/annurev.neuro.24.1.139","ISSN":"0147-006X (Print) 0147-006X (Linking)","abstract":"Correlated spiking of pre- and postsynaptic neurons can result in strengthening or weakening of synapses, depending on the temporal order of spiking. Recent findings indicate that there are narrow and cell type-specific temporal windows for such synaptic modification and that the generally accepted input- (or synapse-) specific rule for modification appears not to be strictly adhered to. Spike timing-dependent modifications, together with selective spread of synaptic changes, provide a set of cellular mechanisms that are likely to be important for the development and functioning of neural networks. When an axon of cell A is near enough to excite cell B or repeatedly or consistently takes part in firing it, some growth or metabolic change takes place in one or both cells such that A's efficiency, as one of the cells firing B, is increased.","author":[{"dropping-particle":"","family":"Bi","given":"G","non-dropping-particle":"","parse-names":false,"suffix":""},{"dropping-particle":"","family":"Poo","given":"M","non-dropping-particle":"","parse-names":false,"suffix":""}],"container-title":"Annu Rev Neurosci","edition":"2001/04/03","id":"ITEM-2","issued":{"date-parts":[["2001"]]},"language":"eng","note":"Bi , G\nPoo , M\nAnnu Rev Neurosci. 2001;24:139-66.","page":"139-166","publisher-place":"Department of Molecular &amp; Cell Biology, University of California at Berkeley, Berkeley, CA 94720-3200, USA. gqbi@pitt.edu","title":"Synaptic modification by correlated activity: Hebb's postulate revisited","type":"article-journal","volume":"24"},"uris":["http://www.mendeley.com/documents/?uuid=28090ba1-7339-4273-aa40-bb87ecd1a4e1"]},{"id":"ITEM-3","itemData":{"DOI":"10.1016/j.neuron.2012.08.001","ISBN":"0896-6273","ISSN":"08966273","PMID":"22920249","abstract":"In spike-timing-dependent plasticity (STDP), the order and precise temporal interval between presynaptic and postsynaptic spikes determine the sign and magnitude of long-term potentiation (LTP) or depression (LTD). STDP is widely utilized in models of circuit-level plasticity, development, and learning. However, spike timing is just one of several factors (including firing rate, synaptic cooperativity, and depolarization) that govern plasticity induction, and its relative importance varies across synapses and activity regimes. This review summarizes this broader view of plasticity, including the forms and cellular mechanisms for the spike-timing dependence of plasticity, and, the evidence that spike timing is an important determinant of plasticity in vivo. ?? 2012 Elsevier Inc.","author":[{"dropping-particle":"","family":"Feldman","given":"Daniel E.","non-dropping-particle":"","parse-names":false,"suffix":""}],"container-title":"Neuron","id":"ITEM-3","issue":"4","issued":{"date-parts":[["2012"]]},"page":"556-571","title":"The Spike-Timing Dependence of Plasticity","type":"article-journal","volume":"75"},"uris":["http://www.mendeley.com/documents/?uuid=b7bd7295-3d54-4c0b-95ec-a42ddb62e479"]},{"id":"ITEM-4","itemData":{"DOI":"10.3389/fnsyn.2010.00137","ISSN":"1663-3563 (Electronic) 1663-3563 (Linking)","abstract":"A computationally rich algorithm of synaptic plasticity has been proposed based on the experimental observation that the sign and amplitude of the change in synaptic weight is dictated by the temporal order and temporal contiguity between pre- and postsynaptic activities. For more than a decade, this spike-timing-dependent plasticity (STDP) has been studied mainly in brain slices of different brain structures and cultured neurons. Although not yet compelling, evidences for the STDP rule in the intact brain, including primary sensory cortices, have been provided lastly. From insects to mammals, the presentation of precisely timed sensory inputs drives synaptic and functional plasticity in the intact central nervous system, with similar timing requirements than the in vitro defined STDP rule. The convergent evolution of this plasticity rule in species belonging to so distant phylogenic groups points to the efficiency of STDP, as a mechanism for modifying synaptic weights, as the basis of activity-dependent development, learning and memory. In spite of the ubiquity of STDP phenomena, a number of significant variations of the rule are observed in different structures, neuronal types and even synapses on the same neuron, as well as between in vitro and in vivo conditions. In addition, the state of the neuronal network, its ongoing activity and the activation of ascending neuromodulatory systems in different behavioral conditions have dramatic consequences on the expression of spike-timing-dependent synaptic plasticity, and should be further explored.","author":[{"dropping-particle":"","family":"Shulz","given":"D E","non-dropping-particle":"","parse-names":false,"suffix":""},{"dropping-particle":"","family":"Jacob","given":"V","non-dropping-particle":"","parse-names":false,"suffix":""}],"container-title":"Front Synaptic Neurosci","id":"ITEM-4","issued":{"date-parts":[["2010"]]},"note":"Shulz, Daniel E\nJacob, Vincent\neng\nSwitzerland\n2010/01/01 00:00\nFront Synaptic Neurosci. 2010 Aug 24;2:137. doi: 10.3389/fnsyn.2010.00137. eCollection 2010.","page":"137","publisher-place":"Unite de Neurosciences, Information et Complexite, Centre National de la Recherche Scientifique Gif sur Yvette, France.","title":"Spike-timing-dependent plasticity in the intact brain: counteracting spurious spike coincidences","type":"article-journal","volume":"2"},"uris":["http://www.mendeley.com/documents/?uuid=4c13c6e6-aa68-42ec-8743-51010caf764b"]}],"mendeley":{"formattedCitation":"(Bi and Poo 1998, 2001; Feldman 2012; Shulz and Jacob 2010)","plainTextFormattedCitation":"(Bi and Poo 1998, 2001; Feldman 2012; Shulz and Jacob 2010)","previouslyFormattedCitation":"(Bi and Poo 1998, 2001; Feldman 2012; Shulz and Jacob 2010)"},"properties":{"noteIndex":0},"schema":"https://github.com/citation-style-language/schema/raw/master/csl-citation.json"}</w:instrText>
      </w:r>
      <w:r w:rsidR="000603C6">
        <w:fldChar w:fldCharType="separate"/>
      </w:r>
      <w:r w:rsidR="00AF64B5" w:rsidRPr="00AF64B5">
        <w:rPr>
          <w:noProof/>
        </w:rPr>
        <w:t>(Bi and Poo 1998, 2001; Feldman 2012; Shulz and Jacob 2010)</w:t>
      </w:r>
      <w:r w:rsidR="000603C6">
        <w:fldChar w:fldCharType="end"/>
      </w:r>
      <w:ins w:id="52" w:author="Daniel" w:date="2018-11-08T13:25:00Z">
        <w:r w:rsidR="00960341">
          <w:t xml:space="preserve"> (add refs)</w:t>
        </w:r>
      </w:ins>
      <w:r w:rsidR="000603C6">
        <w:t xml:space="preserve"> have </w:t>
      </w:r>
      <w:r w:rsidR="009673ED">
        <w:t xml:space="preserve">been developed, which </w:t>
      </w:r>
      <w:del w:id="53" w:author="Daniel" w:date="2018-11-08T11:45:00Z">
        <w:r w:rsidR="000603C6" w:rsidDel="00C240C8">
          <w:delText xml:space="preserve">further </w:delText>
        </w:r>
      </w:del>
      <w:r w:rsidR="000603C6">
        <w:t>emphasi</w:t>
      </w:r>
      <w:r w:rsidR="008B4867">
        <w:t>ze</w:t>
      </w:r>
      <w:r w:rsidR="000603C6">
        <w:t xml:space="preserve"> the </w:t>
      </w:r>
      <w:ins w:id="54" w:author="Daniel" w:date="2018-11-08T11:46:00Z">
        <w:r w:rsidR="00C240C8">
          <w:t xml:space="preserve">role of </w:t>
        </w:r>
      </w:ins>
      <w:ins w:id="55" w:author="Daniel" w:date="2018-11-08T11:47:00Z">
        <w:r w:rsidR="006827F5">
          <w:t>precise spike timing</w:t>
        </w:r>
        <w:r w:rsidR="00C240C8">
          <w:t xml:space="preserve"> </w:t>
        </w:r>
      </w:ins>
      <w:del w:id="56" w:author="Daniel" w:date="2018-11-08T11:47:00Z">
        <w:r w:rsidR="000603C6" w:rsidDel="00C240C8">
          <w:delText>precise timing of spike</w:delText>
        </w:r>
      </w:del>
      <w:del w:id="57" w:author="Daniel" w:date="2018-11-08T11:46:00Z">
        <w:r w:rsidR="000603C6" w:rsidDel="00C240C8">
          <w:delText xml:space="preserve"> activity</w:delText>
        </w:r>
      </w:del>
      <w:del w:id="58" w:author="Daniel" w:date="2018-11-08T11:50:00Z">
        <w:r w:rsidR="000603C6" w:rsidDel="006827F5">
          <w:delText xml:space="preserve"> </w:delText>
        </w:r>
      </w:del>
      <w:r w:rsidR="000603C6">
        <w:t xml:space="preserve">in neuroplasticity; </w:t>
      </w:r>
      <w:ins w:id="59" w:author="Daniel" w:date="2018-11-08T11:46:00Z">
        <w:r w:rsidR="00C240C8">
          <w:t xml:space="preserve">importantly, </w:t>
        </w:r>
      </w:ins>
      <w:r w:rsidR="000603C6">
        <w:t xml:space="preserve">pairs of spikes occurring within </w:t>
      </w:r>
      <w:r w:rsidR="006E4409">
        <w:t>a</w:t>
      </w:r>
      <w:r w:rsidR="000603C6">
        <w:t xml:space="preserve"> </w:t>
      </w:r>
      <w:del w:id="60" w:author="Daniel" w:date="2018-11-08T12:04:00Z">
        <w:r w:rsidR="00E96FF5" w:rsidDel="00DE5D01">
          <w:delText xml:space="preserve">spike </w:delText>
        </w:r>
        <w:r w:rsidR="002073A5" w:rsidDel="00DE5D01">
          <w:delText>timing dependent plasticity</w:delText>
        </w:r>
        <w:r w:rsidR="000603C6" w:rsidDel="00DE5D01">
          <w:delText xml:space="preserve"> </w:delText>
        </w:r>
      </w:del>
      <w:ins w:id="61" w:author="Daniel" w:date="2018-11-08T12:04:00Z">
        <w:r w:rsidR="00DE5D01">
          <w:t>STDP</w:t>
        </w:r>
      </w:ins>
      <w:ins w:id="62" w:author="Daniel" w:date="2018-11-08T12:00:00Z">
        <w:r w:rsidR="00B943F7">
          <w:t xml:space="preserve"> </w:t>
        </w:r>
      </w:ins>
      <w:r w:rsidR="000603C6">
        <w:t>learning window (</w:t>
      </w:r>
      <w:r w:rsidR="00E96FF5">
        <w:t>~</w:t>
      </w:r>
      <w:r w:rsidR="000603C6">
        <w:t xml:space="preserve"> 50 ms) lead to direct</w:t>
      </w:r>
      <w:ins w:id="63" w:author="Daniel" w:date="2018-11-08T11:49:00Z">
        <w:r w:rsidR="00C240C8">
          <w:t>, predictable</w:t>
        </w:r>
      </w:ins>
      <w:r w:rsidR="000603C6">
        <w:t xml:space="preserve"> changes in synaptic efficacy</w:t>
      </w:r>
      <w:ins w:id="64" w:author="Daniel" w:date="2018-11-08T11:49:00Z">
        <w:r w:rsidR="00C240C8">
          <w:t>,</w:t>
        </w:r>
      </w:ins>
      <w:ins w:id="65" w:author="Daniel" w:date="2018-11-08T11:48:00Z">
        <w:r w:rsidR="00C240C8">
          <w:t xml:space="preserve"> </w:t>
        </w:r>
      </w:ins>
      <w:ins w:id="66" w:author="Daniel" w:date="2018-11-08T11:49:00Z">
        <w:r w:rsidR="00C240C8">
          <w:t>but</w:t>
        </w:r>
      </w:ins>
      <w:ins w:id="67" w:author="Daniel" w:date="2018-11-08T11:48:00Z">
        <w:r w:rsidR="00C240C8">
          <w:t xml:space="preserve"> additional factors such as firing rates and </w:t>
        </w:r>
      </w:ins>
      <w:ins w:id="68" w:author="Daniel" w:date="2018-11-08T11:49:00Z">
        <w:r w:rsidR="00F12410">
          <w:t xml:space="preserve">network activity </w:t>
        </w:r>
      </w:ins>
      <w:ins w:id="69" w:author="Daniel" w:date="2018-11-08T11:51:00Z">
        <w:r w:rsidR="005514A2">
          <w:t xml:space="preserve">also </w:t>
        </w:r>
      </w:ins>
      <w:ins w:id="70" w:author="Daniel" w:date="2018-11-08T11:49:00Z">
        <w:r w:rsidR="00F12410">
          <w:t>modify</w:t>
        </w:r>
      </w:ins>
      <w:ins w:id="71" w:author="Daniel" w:date="2018-11-08T11:51:00Z">
        <w:r w:rsidR="005514A2">
          <w:t xml:space="preserve"> this</w:t>
        </w:r>
      </w:ins>
      <w:ins w:id="72" w:author="Daniel" w:date="2018-11-08T11:49:00Z">
        <w:r w:rsidR="00F12410">
          <w:t xml:space="preserve"> learning window</w:t>
        </w:r>
      </w:ins>
      <w:r w:rsidR="000603C6">
        <w:t xml:space="preserve">. </w:t>
      </w:r>
      <w:r w:rsidR="000603C6" w:rsidDel="000807A5">
        <w:t xml:space="preserve">In this study we demonstrated that spindles </w:t>
      </w:r>
      <w:del w:id="73" w:author="Daniel" w:date="2018-11-08T13:26:00Z">
        <w:r w:rsidR="00255CD8" w:rsidDel="00960341">
          <w:delText xml:space="preserve">both </w:delText>
        </w:r>
      </w:del>
      <w:r w:rsidR="00255CD8" w:rsidDel="000807A5">
        <w:t xml:space="preserve">increase </w:t>
      </w:r>
      <w:del w:id="74" w:author="Daniel" w:date="2018-11-08T11:51:00Z">
        <w:r w:rsidR="00255CD8" w:rsidDel="00FA2A42">
          <w:delText>spike counts</w:delText>
        </w:r>
      </w:del>
      <w:ins w:id="75" w:author="Daniel" w:date="2018-11-08T11:51:00Z">
        <w:r w:rsidR="00FA2A42">
          <w:t>firing rates</w:t>
        </w:r>
      </w:ins>
      <w:r w:rsidR="00255CD8" w:rsidDel="000807A5">
        <w:t xml:space="preserve"> (Fig</w:t>
      </w:r>
      <w:ins w:id="76" w:author="Daniel" w:date="2018-11-09T15:20:00Z">
        <w:r w:rsidR="00F6749F">
          <w:t>ure</w:t>
        </w:r>
      </w:ins>
      <w:r w:rsidR="00255CD8" w:rsidDel="000807A5">
        <w:t xml:space="preserve"> 3B-C) and </w:t>
      </w:r>
      <w:r w:rsidR="000603C6" w:rsidDel="000807A5">
        <w:t>modulate the precise (</w:t>
      </w:r>
      <w:ins w:id="77" w:author="Daniel" w:date="2018-11-09T15:13:00Z">
        <w:r w:rsidR="001930BD">
          <w:t xml:space="preserve">~ </w:t>
        </w:r>
      </w:ins>
      <w:del w:id="78" w:author="Daniel" w:date="2018-11-09T15:13:00Z">
        <w:r w:rsidR="000603C6" w:rsidDel="001930BD">
          <w:delText>1–</w:delText>
        </w:r>
      </w:del>
      <w:r w:rsidR="000603C6" w:rsidDel="000807A5">
        <w:t xml:space="preserve">5 ms) timing of spiking activity </w:t>
      </w:r>
      <w:del w:id="79" w:author="Daniel" w:date="2018-11-08T11:56:00Z">
        <w:r w:rsidR="00255CD8" w:rsidDel="00FA2A42">
          <w:delText>measured as an</w:delText>
        </w:r>
        <w:r w:rsidR="000603C6" w:rsidDel="00FA2A42">
          <w:delText xml:space="preserve"> </w:delText>
        </w:r>
        <w:r w:rsidR="006E4409" w:rsidDel="00FA2A42">
          <w:delText>increase in</w:delText>
        </w:r>
        <w:r w:rsidR="00100CC8" w:rsidDel="00FA2A42">
          <w:delText xml:space="preserve"> phase locking</w:delText>
        </w:r>
      </w:del>
      <w:ins w:id="80" w:author="Daniel" w:date="2018-11-08T11:56:00Z">
        <w:r w:rsidR="00FA2A42">
          <w:t>relative to ongoing spindles</w:t>
        </w:r>
      </w:ins>
      <w:r w:rsidR="00461AD9" w:rsidDel="000807A5">
        <w:t xml:space="preserve"> (Fig</w:t>
      </w:r>
      <w:ins w:id="81" w:author="Daniel" w:date="2018-11-09T15:20:00Z">
        <w:r w:rsidR="00F6749F">
          <w:t>ure</w:t>
        </w:r>
      </w:ins>
      <w:r w:rsidR="00461AD9" w:rsidDel="000807A5">
        <w:t xml:space="preserve"> 3B-C)</w:t>
      </w:r>
      <w:del w:id="82" w:author="Daniel" w:date="2018-11-08T11:57:00Z">
        <w:r w:rsidR="00A7651F" w:rsidDel="00FA2A42">
          <w:delText>.</w:delText>
        </w:r>
      </w:del>
      <w:r w:rsidR="00A7651F" w:rsidDel="000807A5">
        <w:t xml:space="preserve"> </w:t>
      </w:r>
      <w:del w:id="83" w:author="Daniel" w:date="2018-11-08T11:51:00Z">
        <w:r w:rsidR="00A7651F" w:rsidDel="00FA2A42">
          <w:delText>Additionally</w:delText>
        </w:r>
      </w:del>
      <w:ins w:id="84" w:author="Daniel" w:date="2018-11-08T11:57:00Z">
        <w:r w:rsidR="00FA2A42">
          <w:t>and relative to other M1 neurons</w:t>
        </w:r>
      </w:ins>
      <w:del w:id="85" w:author="Daniel" w:date="2018-11-08T11:57:00Z">
        <w:r w:rsidR="00100CC8" w:rsidDel="00FA2A42">
          <w:delText xml:space="preserve">, </w:delText>
        </w:r>
        <w:r w:rsidR="00B940DA" w:rsidDel="00FA2A42">
          <w:delText xml:space="preserve">spindles </w:delText>
        </w:r>
      </w:del>
      <w:del w:id="86" w:author="Daniel" w:date="2018-11-08T11:51:00Z">
        <w:r w:rsidR="00B940DA" w:rsidDel="00FA2A42">
          <w:delText xml:space="preserve">induce </w:delText>
        </w:r>
        <w:r w:rsidR="000603C6" w:rsidDel="00FA2A42">
          <w:delText>higher</w:delText>
        </w:r>
      </w:del>
      <w:r w:rsidR="000603C6" w:rsidDel="000807A5">
        <w:t xml:space="preserve"> </w:t>
      </w:r>
      <w:del w:id="87" w:author="Daniel" w:date="2018-11-08T11:57:00Z">
        <w:r w:rsidR="00136D68" w:rsidDel="00FA2A42">
          <w:delText xml:space="preserve">pairwise </w:delText>
        </w:r>
        <w:r w:rsidR="000603C6" w:rsidDel="00FA2A42">
          <w:delText>correlatio</w:delText>
        </w:r>
        <w:r w:rsidR="00B940DA" w:rsidDel="00FA2A42">
          <w:delText xml:space="preserve">ns </w:delText>
        </w:r>
      </w:del>
      <w:r w:rsidR="00B940DA" w:rsidDel="000807A5">
        <w:t>(Fig</w:t>
      </w:r>
      <w:ins w:id="88" w:author="Daniel" w:date="2018-11-09T15:20:00Z">
        <w:r w:rsidR="00E778B3">
          <w:t>ure</w:t>
        </w:r>
      </w:ins>
      <w:r w:rsidR="00B940DA" w:rsidDel="000807A5">
        <w:t xml:space="preserve"> 4C-D, 6A)</w:t>
      </w:r>
      <w:ins w:id="89" w:author="Daniel" w:date="2018-11-08T11:57:00Z">
        <w:r w:rsidR="00FA2A42">
          <w:t>.</w:t>
        </w:r>
      </w:ins>
      <w:del w:id="90" w:author="Daniel" w:date="2018-11-08T11:57:00Z">
        <w:r w:rsidR="00B940DA" w:rsidDel="00FA2A42">
          <w:delText>, and decrease</w:delText>
        </w:r>
        <w:r w:rsidR="000603C6" w:rsidDel="00FA2A42">
          <w:delText xml:space="preserve"> </w:delText>
        </w:r>
        <w:r w:rsidR="00E076F0" w:rsidDel="00FA2A42">
          <w:delText>inter-neuron spike</w:delText>
        </w:r>
        <w:r w:rsidR="000603C6" w:rsidDel="00FA2A42">
          <w:delText xml:space="preserve"> intervals (Fig 4C-D)</w:delText>
        </w:r>
        <w:r w:rsidR="0057172F" w:rsidDel="00FA2A42">
          <w:delText>.</w:delText>
        </w:r>
      </w:del>
      <w:r w:rsidR="00B1502E" w:rsidDel="000807A5">
        <w:t xml:space="preserve"> </w:t>
      </w:r>
      <w:ins w:id="91" w:author="Daniel" w:date="2018-11-08T11:52:00Z">
        <w:r w:rsidR="00900563">
          <w:t>This</w:t>
        </w:r>
        <w:r w:rsidR="00FA2A42">
          <w:t xml:space="preserve"> </w:t>
        </w:r>
      </w:ins>
      <w:ins w:id="92" w:author="Daniel" w:date="2018-11-09T15:16:00Z">
        <w:r w:rsidR="00900563">
          <w:t xml:space="preserve">spindle </w:t>
        </w:r>
      </w:ins>
      <w:ins w:id="93" w:author="Daniel" w:date="2018-11-09T15:18:00Z">
        <w:r w:rsidR="00900563">
          <w:t>modulation</w:t>
        </w:r>
      </w:ins>
      <w:ins w:id="94" w:author="Daniel" w:date="2018-11-09T15:16:00Z">
        <w:r w:rsidR="00900563">
          <w:t xml:space="preserve"> likely engage</w:t>
        </w:r>
      </w:ins>
      <w:ins w:id="95" w:author="Daniel" w:date="2018-11-09T15:18:00Z">
        <w:r w:rsidR="00900563">
          <w:t>s</w:t>
        </w:r>
      </w:ins>
      <w:ins w:id="96" w:author="Daniel" w:date="2018-11-09T15:16:00Z">
        <w:r w:rsidR="00900563">
          <w:t xml:space="preserve"> </w:t>
        </w:r>
      </w:ins>
      <w:ins w:id="97" w:author="Daniel" w:date="2018-11-09T15:26:00Z">
        <w:r w:rsidR="00D4426F">
          <w:t xml:space="preserve">known </w:t>
        </w:r>
      </w:ins>
      <w:ins w:id="98" w:author="Daniel" w:date="2018-11-09T15:16:00Z">
        <w:r w:rsidR="00900563">
          <w:t>synaptic plasticity mechanisms</w:t>
        </w:r>
      </w:ins>
      <w:ins w:id="99" w:author="Daniel" w:date="2018-11-09T15:26:00Z">
        <w:r w:rsidR="00D4426F">
          <w:t xml:space="preserve"> to support learning</w:t>
        </w:r>
      </w:ins>
      <w:ins w:id="100" w:author="Daniel" w:date="2018-11-08T11:59:00Z">
        <w:r w:rsidR="00B943F7">
          <w:t>.</w:t>
        </w:r>
      </w:ins>
      <w:ins w:id="101" w:author="Daniel" w:date="2018-11-08T12:09:00Z">
        <w:r w:rsidR="00900563">
          <w:t xml:space="preserve"> </w:t>
        </w:r>
      </w:ins>
    </w:p>
    <w:p w14:paraId="73561F50" w14:textId="77777777" w:rsidR="00900563" w:rsidRDefault="00900563" w:rsidP="000603C6">
      <w:pPr>
        <w:rPr>
          <w:ins w:id="102" w:author="Daniel" w:date="2018-11-08T12:01:00Z"/>
        </w:rPr>
      </w:pPr>
    </w:p>
    <w:p w14:paraId="59102D1A" w14:textId="6370D89A" w:rsidR="000F5C5F" w:rsidRDefault="0041300C" w:rsidP="006831ED">
      <w:del w:id="103" w:author="Daniel" w:date="2018-11-08T12:01:00Z">
        <w:r w:rsidDel="005D2F1B">
          <w:delText xml:space="preserve">Across all </w:delText>
        </w:r>
        <w:r w:rsidR="00107B41" w:rsidDel="005D2F1B">
          <w:delText>neurons and neuron</w:delText>
        </w:r>
        <w:r w:rsidDel="005D2F1B">
          <w:delText xml:space="preserve"> pairs</w:delText>
        </w:r>
        <w:r w:rsidR="000603C6" w:rsidDel="005D2F1B">
          <w:delText xml:space="preserve">, </w:delText>
        </w:r>
        <w:r w:rsidR="00107B41" w:rsidDel="005D2F1B">
          <w:delText>t</w:delText>
        </w:r>
      </w:del>
      <w:ins w:id="104" w:author="Daniel" w:date="2018-11-08T12:01:00Z">
        <w:r w:rsidR="005D2F1B">
          <w:t>T</w:t>
        </w:r>
      </w:ins>
      <w:r w:rsidR="00107B41" w:rsidDel="000807A5">
        <w:t>he</w:t>
      </w:r>
      <w:del w:id="105" w:author="Daniel" w:date="2018-11-08T12:01:00Z">
        <w:r w:rsidR="00107B41" w:rsidDel="005D2F1B">
          <w:delText>se</w:delText>
        </w:r>
      </w:del>
      <w:r w:rsidR="00107B41" w:rsidDel="000807A5">
        <w:t xml:space="preserve"> </w:t>
      </w:r>
      <w:ins w:id="106" w:author="Daniel" w:date="2018-11-08T12:02:00Z">
        <w:r w:rsidR="005D2F1B">
          <w:t xml:space="preserve">reported </w:t>
        </w:r>
      </w:ins>
      <w:r w:rsidR="00107B41" w:rsidDel="000807A5">
        <w:t xml:space="preserve">changes </w:t>
      </w:r>
      <w:del w:id="107" w:author="Daniel" w:date="2018-11-08T12:01:00Z">
        <w:r w:rsidR="00107B41" w:rsidDel="005D2F1B">
          <w:delText xml:space="preserve">reflect a broad </w:delText>
        </w:r>
        <w:r w:rsidR="000603C6" w:rsidDel="005D2F1B">
          <w:delText xml:space="preserve">increase </w:delText>
        </w:r>
      </w:del>
      <w:r w:rsidR="000603C6" w:rsidDel="000807A5">
        <w:t xml:space="preserve">in </w:t>
      </w:r>
      <w:r w:rsidR="009048EF" w:rsidDel="000807A5">
        <w:t>neural</w:t>
      </w:r>
      <w:r w:rsidR="000603C6" w:rsidDel="000807A5">
        <w:t xml:space="preserve"> synchrony during spindles</w:t>
      </w:r>
      <w:del w:id="108" w:author="Daniel" w:date="2018-11-08T12:02:00Z">
        <w:r w:rsidR="00B72757" w:rsidDel="005D2F1B">
          <w:delText>,</w:delText>
        </w:r>
      </w:del>
      <w:r w:rsidR="00B72757" w:rsidDel="000807A5">
        <w:t xml:space="preserve"> </w:t>
      </w:r>
      <w:del w:id="109" w:author="Daniel" w:date="2018-11-08T12:02:00Z">
        <w:r w:rsidR="00B72757" w:rsidDel="005D2F1B">
          <w:delText>which</w:delText>
        </w:r>
        <w:r w:rsidR="000603C6" w:rsidDel="005D2F1B">
          <w:delText xml:space="preserve"> </w:delText>
        </w:r>
      </w:del>
      <w:ins w:id="110" w:author="Daniel" w:date="2018-11-08T12:02:00Z">
        <w:r w:rsidR="005D2F1B">
          <w:t>are</w:t>
        </w:r>
        <w:r w:rsidR="005D2F1B" w:rsidDel="000807A5">
          <w:t xml:space="preserve"> </w:t>
        </w:r>
      </w:ins>
      <w:del w:id="111" w:author="Daniel" w:date="2018-11-08T12:02:00Z">
        <w:r w:rsidR="00294E39" w:rsidDel="005D2F1B">
          <w:delText xml:space="preserve">is </w:delText>
        </w:r>
      </w:del>
      <w:ins w:id="112" w:author="Daniel" w:date="2018-11-08T12:02:00Z">
        <w:r w:rsidR="005D2F1B">
          <w:t>also</w:t>
        </w:r>
        <w:r w:rsidR="005D2F1B" w:rsidDel="000807A5">
          <w:t xml:space="preserve"> </w:t>
        </w:r>
      </w:ins>
      <w:r w:rsidR="00294E39" w:rsidDel="000807A5">
        <w:t xml:space="preserve">consistent with </w:t>
      </w:r>
      <w:r w:rsidR="00085340" w:rsidDel="000807A5">
        <w:t xml:space="preserve">previous findings in which spindles are linked to reactivations of </w:t>
      </w:r>
      <w:r w:rsidR="00B40F3E" w:rsidDel="000807A5">
        <w:t>task-related</w:t>
      </w:r>
      <w:r w:rsidR="00085340" w:rsidDel="000807A5">
        <w:t xml:space="preserve"> neural activity patterns </w:t>
      </w:r>
      <w:r w:rsidR="00085340" w:rsidDel="000807A5">
        <w:fldChar w:fldCharType="begin" w:fldLock="1"/>
      </w:r>
      <w:r w:rsidR="008E5092" w:rsidDel="000807A5">
        <w:instrText>ADDIN CSL_CITATION {"citationItems":[{"id":"ITEM-1","itemData":{"DOI":"10.1371/journal.pbio.1002263","ISBN":"1544-9173","ISSN":"15457885","PMID":"26382320","abstract":"Despite many prior studies demonstrating offline behavioral gains in motor skills after sleep, the underlying neural mechanisms remain poorly understood. To investigate the neurophysiological basis for offline gains, we performed single-unit recordings in motor cortex as rats learned a skilled upper-limb task. We found that sleep improved movement speed with preservation of accuracy. These offline improvements were linked to both replay of task-related ensembles during non-rapid eye movement (NREM) sleep and temporal shifts that more tightly bound motor cortical ensembles to movements; such offline gains and temporal shifts were not evident with sleep restriction. Interestingly, replay was linked to the coincidence of slow-wave events and bursts of spindle activity. Neurons that experienced the most consistent replay also underwent the most significant temporal shift and binding to the motor task. Significantly, replay and the associated performance gains after sleep only occurred when animals first learned the skill; continued practice during later stages of learning (i.e., after motor kinematics had stabilized) did not show evidence of replay. Our results highlight how replay of synchronous neural activity during sleep mediates large-scale neural plasticity and stabilizes kinematics during early motor learning.","author":[{"dropping-particle":"","family":"Ramanathan","given":"Dhakshin S.","non-dropping-particle":"","parse-names":false,"suffix":""},{"dropping-particle":"","family":"Gulati","given":"Tanuj","non-dropping-particle":"","parse-names":false,"suffix":""},{"dropping-particle":"","family":"Ganguly","given":"Karunesh","non-dropping-particle":"","parse-names":false,"suffix":""}],"container-title":"PLoS Biology","id":"ITEM-1","issue":"9","issued":{"date-parts":[["2015"]]},"page":"1-25","title":"Sleep-Dependent Reactivation of Ensembles in Motor Cortex Promotes Skill Consolidation","type":"article-journal","volume":"13"},"uris":["http://www.mendeley.com/documents/?uuid=75b00b81-d302-43f5-ac13-086621a1a236"]}],"mendeley":{"formattedCitation":"(Ramanathan et al. 2015)","plainTextFormattedCitation":"(Ramanathan et al. 2015)","previouslyFormattedCitation":"(Ramanathan et al. 2015)"},"properties":{"noteIndex":0},"schema":"https://github.com/citation-style-language/schema/raw/master/csl-citation.json"}</w:instrText>
      </w:r>
      <w:r w:rsidR="00085340" w:rsidDel="000807A5">
        <w:fldChar w:fldCharType="separate"/>
      </w:r>
      <w:r w:rsidR="00085340" w:rsidRPr="00085340" w:rsidDel="000807A5">
        <w:rPr>
          <w:noProof/>
        </w:rPr>
        <w:t>(Ramanathan et al. 2015)</w:t>
      </w:r>
      <w:r w:rsidR="00085340" w:rsidDel="000807A5">
        <w:fldChar w:fldCharType="end"/>
      </w:r>
      <w:r w:rsidR="00085340" w:rsidDel="000807A5">
        <w:t>.</w:t>
      </w:r>
      <w:ins w:id="113" w:author="Daniel" w:date="2018-11-08T12:02:00Z">
        <w:r w:rsidR="00DE5D01">
          <w:t xml:space="preserve"> </w:t>
        </w:r>
      </w:ins>
      <w:ins w:id="114" w:author="Daniel" w:date="2018-11-09T15:19:00Z">
        <w:r w:rsidR="006831ED">
          <w:t xml:space="preserve">However, </w:t>
        </w:r>
      </w:ins>
      <w:ins w:id="115" w:author="Daniel" w:date="2018-11-08T12:10:00Z">
        <w:r w:rsidR="0022172B">
          <w:t>we see an increase across the distribution of</w:t>
        </w:r>
        <w:r w:rsidR="000F5C5F">
          <w:t xml:space="preserve"> </w:t>
        </w:r>
      </w:ins>
      <w:ins w:id="116" w:author="Daniel" w:date="2018-11-09T15:20:00Z">
        <w:r w:rsidR="00F6749F">
          <w:t>pairwise correlations</w:t>
        </w:r>
      </w:ins>
      <w:ins w:id="117" w:author="Daniel" w:date="2018-11-09T15:21:00Z">
        <w:r w:rsidR="00F6749F">
          <w:t xml:space="preserve"> (Figure 4-Figure Supplement 2)</w:t>
        </w:r>
      </w:ins>
      <w:ins w:id="118" w:author="Daniel" w:date="2018-11-08T12:10:00Z">
        <w:r w:rsidR="000F5C5F">
          <w:t xml:space="preserve">, </w:t>
        </w:r>
      </w:ins>
      <w:ins w:id="119" w:author="Daniel" w:date="2018-11-09T15:22:00Z">
        <w:r w:rsidR="0022172B">
          <w:t>which</w:t>
        </w:r>
      </w:ins>
      <w:ins w:id="120" w:author="Daniel" w:date="2018-11-08T12:10:00Z">
        <w:r w:rsidR="0095444D">
          <w:t xml:space="preserve"> suggests </w:t>
        </w:r>
      </w:ins>
      <w:ins w:id="121" w:author="Daniel" w:date="2018-11-09T15:23:00Z">
        <w:r w:rsidR="0022172B">
          <w:t xml:space="preserve">that </w:t>
        </w:r>
      </w:ins>
      <w:ins w:id="122" w:author="Daniel" w:date="2018-11-09T15:24:00Z">
        <w:r w:rsidR="00A0144D">
          <w:t xml:space="preserve">in addition to reactivating specific activity patterns, </w:t>
        </w:r>
      </w:ins>
      <w:ins w:id="123" w:author="Daniel" w:date="2018-11-09T15:23:00Z">
        <w:r w:rsidR="0022172B">
          <w:t xml:space="preserve">spindles </w:t>
        </w:r>
      </w:ins>
      <w:ins w:id="124" w:author="Daniel" w:date="2018-11-09T15:27:00Z">
        <w:r w:rsidR="00652543">
          <w:t xml:space="preserve">trigger a </w:t>
        </w:r>
      </w:ins>
      <w:ins w:id="125" w:author="Daniel" w:date="2018-11-09T15:29:00Z">
        <w:r w:rsidR="00652543">
          <w:t>general</w:t>
        </w:r>
      </w:ins>
      <w:ins w:id="126" w:author="Daniel" w:date="2018-11-09T15:27:00Z">
        <w:r w:rsidR="00652543">
          <w:t xml:space="preserve"> </w:t>
        </w:r>
      </w:ins>
      <w:ins w:id="127" w:author="Daniel" w:date="2018-11-08T12:10:00Z">
        <w:r w:rsidR="000F5C5F">
          <w:t xml:space="preserve">increase </w:t>
        </w:r>
      </w:ins>
      <w:ins w:id="128" w:author="Daniel" w:date="2018-11-09T15:29:00Z">
        <w:r w:rsidR="00652543">
          <w:t xml:space="preserve">in </w:t>
        </w:r>
      </w:ins>
      <w:ins w:id="129" w:author="Daniel" w:date="2018-11-08T12:10:00Z">
        <w:r w:rsidR="000F5C5F">
          <w:t xml:space="preserve">local functional </w:t>
        </w:r>
      </w:ins>
      <w:ins w:id="130" w:author="Daniel" w:date="2018-11-08T12:11:00Z">
        <w:r w:rsidR="000F5C5F">
          <w:t>connectivity.</w:t>
        </w:r>
      </w:ins>
    </w:p>
    <w:p w14:paraId="0E9BC338" w14:textId="77777777" w:rsidR="005F19E2" w:rsidRPr="005F19E2" w:rsidRDefault="005F19E2" w:rsidP="005F19E2"/>
    <w:p w14:paraId="7AF7F70D" w14:textId="46D50AE5" w:rsidR="00893CF5" w:rsidRDefault="00FC783D" w:rsidP="00AE6898">
      <w:pPr>
        <w:pStyle w:val="Heading1"/>
      </w:pPr>
      <w:r>
        <w:t>I</w:t>
      </w:r>
      <w:r w:rsidR="00524C90">
        <w:t xml:space="preserve">nteraction </w:t>
      </w:r>
      <w:r w:rsidR="009279A5">
        <w:t>between</w:t>
      </w:r>
      <w:r w:rsidR="00524C90">
        <w:t xml:space="preserve"> </w:t>
      </w:r>
      <w:r>
        <w:t>S</w:t>
      </w:r>
      <w:r w:rsidR="006E6C38">
        <w:t xml:space="preserve">low </w:t>
      </w:r>
      <w:r>
        <w:t>O</w:t>
      </w:r>
      <w:r w:rsidR="00B5097B">
        <w:t>scillations</w:t>
      </w:r>
      <w:r w:rsidR="00524C90">
        <w:t xml:space="preserve"> and </w:t>
      </w:r>
      <w:r>
        <w:t>S</w:t>
      </w:r>
      <w:r w:rsidR="00524C90">
        <w:t>pindles</w:t>
      </w:r>
    </w:p>
    <w:p w14:paraId="24CDBA37" w14:textId="37AB2BE8" w:rsidR="00602008" w:rsidRDefault="0045705D" w:rsidP="00AE6898">
      <w:r>
        <w:t>SO</w:t>
      </w:r>
      <w:r w:rsidR="00F77352">
        <w:t xml:space="preserve"> are one of the most prominent signals during sleep, and several theories</w:t>
      </w:r>
      <w:r w:rsidR="00DF5146">
        <w:t xml:space="preserve"> have been put forth about the</w:t>
      </w:r>
      <w:r w:rsidR="00FC783D">
        <w:t>ir</w:t>
      </w:r>
      <w:r w:rsidR="009820B1">
        <w:t xml:space="preserve"> </w:t>
      </w:r>
      <w:r w:rsidR="00EA419B">
        <w:t xml:space="preserve">functional </w:t>
      </w:r>
      <w:r w:rsidR="009820B1">
        <w:t>role</w:t>
      </w:r>
      <w:r w:rsidR="00EA419B">
        <w:t>s</w:t>
      </w:r>
      <w:r w:rsidR="00EF7DEC">
        <w:t xml:space="preserve"> </w:t>
      </w:r>
      <w:r w:rsidR="00CD6FFA">
        <w:fldChar w:fldCharType="begin" w:fldLock="1"/>
      </w:r>
      <w:r w:rsidR="00A51495">
        <w:instrText>ADDIN CSL_CITATION {"citationItems":[{"id":"ITEM-1","itemData":{"DOI":"10.1016/J.TINS.2013.10.002","ISSN":"0166-2236","abstract":"Sleep is strongly involved in memory consolidation, but its role remains unclear. ‘Sleep replay’, the active potentiation of relevant synaptic connections via reactivation of patterns of network activity that occurred during previous experience, has received considerable attention. Alternatively, sleep has been suggested to regulate synaptic weights homeostatically and nonspecifically, thereby improving the signal:noise ratio of memory traces. Here, we reconcile these theories by highlighting the distinction between light and deep nonrapid eye movement (NREM) sleep. Specifically, we draw on recent studies to suggest a link between light NREM and active potentiation, and between deep NREM and homeostatic regulation. This framework could serve as a key for interpreting the physiology of sleep stages and reconciling inconsistencies in terminology in this field.","author":[{"dropping-particle":"","family":"Genzel","given":"Lisa","non-dropping-particle":"","parse-names":false,"suffix":""},{"dropping-particle":"","family":"Kroes","given":"Marijn C.W.","non-dropping-particle":"","parse-names":false,"suffix":""},{"dropping-particle":"","family":"Dresler","given":"Martin","non-dropping-particle":"","parse-names":false,"suffix":""},{"dropping-particle":"","family":"Battaglia","given":"Francesco P.","non-dropping-particle":"","parse-names":false,"suffix":""}],"container-title":"Trends in Neurosciences","id":"ITEM-1","issue":"1","issued":{"date-parts":[["2014","1","1"]]},"page":"10-19","publisher":"Elsevier Current Trends","title":"Light sleep versus slow wave sleep in memory consolidation: a question of global versus local processes?","type":"article-journal","volume":"37"},"uris":["http://www.mendeley.com/documents/?uuid=704f641b-1d8b-3773-a9a6-f119bd78b0df"]},{"id":"ITEM-2","itemData":{"DOI":"10.1152/Physrev.00032.2012","ISBN":"0031-9333\\r1522-1210","ISSN":"09528229","PMID":"23589831","abstract":"Over more than a century of research has established the fact that sleep benefits the retention of memory. In this review we aim to comprehensively cover the field of \"sleep and memory\" research by providing a historical perspective on concepts and a discussion of more recent key findings. Whereas initial theories posed a passive role for sleep enhancing memories by protecting them from interfering stimuli, current theories highlight an active role for sleep in which memories undergo a process of system consolidation during sleep. Whereas older research concentrated on the role of rapid-eye-movement (REM) sleep, recent work has revealed the importance of slow-wave sleep (SWS) for memory consolidation and also enlightened some of the underlying electrophysiological, neurochemical, and genetic mechanisms, as well as developmental aspects in these processes. Specifically, newer findings characterize sleep as a brain state optimizing memory consolidation, in opposition to the waking brain being optimized for encoding of memories. Consolidation originates from reactivation of recently encoded neuronal memory representations, which occur during SWS and transform respective representations for integration into long-term memory. Ensuing REM sleep may stabilize transformed memories. While elaborated with respect to hippocampus-dependent memories, the concept of an active redistribution of memory representations from networks serving as temporary store into long-term stores might hold also for non-hippocampus-dependent memory, and even for nonneuronal, i.e., immunological memories, giving rise to the idea that the offline consolidation of memory during sleep represents a principle of long-term memory formation established in quite different physiological systems.","author":[{"dropping-particle":"","family":"Rasch","given":"Bjorn","non-dropping-particle":"","parse-names":false,"suffix":""},{"dropping-particle":"","family":"Born","given":"Jan","non-dropping-particle":"","parse-names":false,"suffix":""}],"container-title":"Physiol Rev","id":"ITEM-2","issue":"2","issued":{"date-parts":[["2013"]]},"page":"681-766","title":"About Sleep's Role in Memory","type":"article-journal","volume":"93"},"uris":["http://www.mendeley.com/documents/?uuid=eb11c988-f12d-47c1-b2e8-1aaa2a0ef827"]}],"mendeley":{"formattedCitation":"(Genzel et al. 2014; Rasch and Born 2013)","plainTextFormattedCitation":"(Genzel et al. 2014; Rasch and Born 2013)","previouslyFormattedCitation":"(Genzel et al. 2014; Rasch and Born 2013)"},"properties":{"noteIndex":0},"schema":"https://github.com/citation-style-language/schema/raw/master/csl-citation.json"}</w:instrText>
      </w:r>
      <w:r w:rsidR="00CD6FFA">
        <w:fldChar w:fldCharType="separate"/>
      </w:r>
      <w:r w:rsidR="00CD6FFA" w:rsidRPr="00CD6FFA">
        <w:rPr>
          <w:noProof/>
        </w:rPr>
        <w:t>(Genzel et al. 2014; Rasch and Born 2013)</w:t>
      </w:r>
      <w:r w:rsidR="00CD6FFA">
        <w:fldChar w:fldCharType="end"/>
      </w:r>
      <w:r w:rsidR="009820B1">
        <w:t>.</w:t>
      </w:r>
      <w:r w:rsidR="00E25A12">
        <w:t xml:space="preserve"> </w:t>
      </w:r>
      <w:r w:rsidR="00E35968">
        <w:t xml:space="preserve">One framework </w:t>
      </w:r>
      <w:r w:rsidR="00206956">
        <w:t>that connects</w:t>
      </w:r>
      <w:r w:rsidR="00E35968">
        <w:t xml:space="preserve"> </w:t>
      </w:r>
      <w:r w:rsidR="00707A4C">
        <w:t xml:space="preserve">learning, SO, spindles, </w:t>
      </w:r>
      <w:r w:rsidR="00A02C7A">
        <w:t xml:space="preserve">and </w:t>
      </w:r>
      <w:r w:rsidR="00707A4C">
        <w:t xml:space="preserve">their interaction is the </w:t>
      </w:r>
      <w:r w:rsidR="0067640B" w:rsidRPr="002F7A06">
        <w:rPr>
          <w:i/>
        </w:rPr>
        <w:t>active system consolidation hypothesis</w:t>
      </w:r>
      <w:r w:rsidR="00D522BE">
        <w:t>.</w:t>
      </w:r>
      <w:r w:rsidR="00764D6B">
        <w:t xml:space="preserve"> </w:t>
      </w:r>
      <w:r w:rsidR="00AF43F0">
        <w:t xml:space="preserve">This </w:t>
      </w:r>
      <w:r w:rsidR="004A004C">
        <w:t xml:space="preserve">theory </w:t>
      </w:r>
      <w:r w:rsidR="002C465E">
        <w:t>posits</w:t>
      </w:r>
      <w:r w:rsidR="004A004C">
        <w:t xml:space="preserve"> that </w:t>
      </w:r>
      <w:r w:rsidR="00206956">
        <w:t>a</w:t>
      </w:r>
      <w:r w:rsidR="00886846">
        <w:t xml:space="preserve"> functional</w:t>
      </w:r>
      <w:r w:rsidR="004A004C">
        <w:t xml:space="preserve"> </w:t>
      </w:r>
      <w:r w:rsidR="00F1094C">
        <w:t xml:space="preserve">role </w:t>
      </w:r>
      <w:r w:rsidR="00560051">
        <w:t>for</w:t>
      </w:r>
      <w:r w:rsidR="00F1094C">
        <w:t xml:space="preserve"> </w:t>
      </w:r>
      <w:r w:rsidR="005D26E9">
        <w:t>sleep</w:t>
      </w:r>
      <w:r w:rsidR="00F1094C">
        <w:t xml:space="preserve"> oscillations </w:t>
      </w:r>
      <w:r w:rsidR="004A004C">
        <w:t>is to coordinate</w:t>
      </w:r>
      <w:r w:rsidR="008C3750">
        <w:t xml:space="preserve"> and organize</w:t>
      </w:r>
      <w:r w:rsidR="004A004C">
        <w:t xml:space="preserve"> </w:t>
      </w:r>
      <w:r w:rsidR="008C3750">
        <w:t>spiking activity across different brain regions</w:t>
      </w:r>
      <w:r w:rsidR="002106DB">
        <w:t xml:space="preserve"> </w:t>
      </w:r>
      <w:r w:rsidR="000B43A2">
        <w:fldChar w:fldCharType="begin" w:fldLock="1"/>
      </w:r>
      <w:r w:rsidR="00A51495">
        <w:instrText>ADDIN CSL_CITATION {"citationItems":[{"id":"ITEM-1","itemData":{"DOI":"10.1152/Physrev.00032.2012","ISBN":"0031-9333\\r1522-1210","ISSN":"09528229","PMID":"23589831","abstract":"Over more than a century of research has established the fact that sleep benefits the retention of memory. In this review we aim to comprehensively cover the field of \"sleep and memory\" research by providing a historical perspective on concepts and a discussion of more recent key findings. Whereas initial theories posed a passive role for sleep enhancing memories by protecting them from interfering stimuli, current theories highlight an active role for sleep in which memories undergo a process of system consolidation during sleep. Whereas older research concentrated on the role of rapid-eye-movement (REM) sleep, recent work has revealed the importance of slow-wave sleep (SWS) for memory consolidation and also enlightened some of the underlying electrophysiological, neurochemical, and genetic mechanisms, as well as developmental aspects in these processes. Specifically, newer findings characterize sleep as a brain state optimizing memory consolidation, in opposition to the waking brain being optimized for encoding of memories. Consolidation originates from reactivation of recently encoded neuronal memory representations, which occur during SWS and transform respective representations for integration into long-term memory. Ensuing REM sleep may stabilize transformed memories. While elaborated with respect to hippocampus-dependent memories, the concept of an active redistribution of memory representations from networks serving as temporary store into long-term stores might hold also for non-hippocampus-dependent memory, and even for nonneuronal, i.e., immunological memories, giving rise to the idea that the offline consolidation of memory during sleep represents a principle of long-term memory formation established in quite different physiological systems.","author":[{"dropping-particle":"","family":"Rasch","given":"Bjorn","non-dropping-particle":"","parse-names":false,"suffix":""},{"dropping-particle":"","family":"Born","given":"Jan","non-dropping-particle":"","parse-names":false,"suffix":""}],"container-title":"Physiol Rev","id":"ITEM-1","issue":"2","issued":{"date-parts":[["2013"]]},"page":"681-766","title":"About Sleep's Role in Memory","type":"article-journal","volume":"93"},"uris":["http://www.mendeley.com/documents/?uuid=eb11c988-f12d-47c1-b2e8-1aaa2a0ef827"]}],"mendeley":{"formattedCitation":"(Rasch and Born 2013)","manualFormatting":"(see Rasch and Born, 2013 for a comprehensive review)","plainTextFormattedCitation":"(Rasch and Born 2013)","previouslyFormattedCitation":"(Rasch and Born 2013)"},"properties":{"noteIndex":0},"schema":"https://github.com/citation-style-language/schema/raw/master/csl-citation.json"}</w:instrText>
      </w:r>
      <w:r w:rsidR="000B43A2">
        <w:fldChar w:fldCharType="separate"/>
      </w:r>
      <w:r w:rsidR="00286399" w:rsidRPr="00286399">
        <w:rPr>
          <w:noProof/>
        </w:rPr>
        <w:t>(</w:t>
      </w:r>
      <w:r w:rsidR="0098233F">
        <w:rPr>
          <w:noProof/>
        </w:rPr>
        <w:t xml:space="preserve">see </w:t>
      </w:r>
      <w:r w:rsidR="00286399" w:rsidRPr="00286399">
        <w:rPr>
          <w:noProof/>
        </w:rPr>
        <w:t xml:space="preserve">Rasch </w:t>
      </w:r>
      <w:ins w:id="131" w:author="Daniel" w:date="2018-11-08T15:58:00Z">
        <w:r w:rsidR="00AB3AF3">
          <w:rPr>
            <w:noProof/>
          </w:rPr>
          <w:t>and</w:t>
        </w:r>
      </w:ins>
      <w:del w:id="132" w:author="Daniel" w:date="2018-11-08T15:58:00Z">
        <w:r w:rsidR="00286399" w:rsidRPr="00286399" w:rsidDel="00AB3AF3">
          <w:rPr>
            <w:noProof/>
          </w:rPr>
          <w:delText>&amp;</w:delText>
        </w:r>
      </w:del>
      <w:r w:rsidR="00286399" w:rsidRPr="00286399">
        <w:rPr>
          <w:noProof/>
        </w:rPr>
        <w:t xml:space="preserve"> Born, 2013</w:t>
      </w:r>
      <w:r w:rsidR="0098233F">
        <w:rPr>
          <w:noProof/>
        </w:rPr>
        <w:t xml:space="preserve"> for a comprehensive review</w:t>
      </w:r>
      <w:r w:rsidR="00286399" w:rsidRPr="00286399">
        <w:rPr>
          <w:noProof/>
        </w:rPr>
        <w:t>)</w:t>
      </w:r>
      <w:r w:rsidR="000B43A2">
        <w:fldChar w:fldCharType="end"/>
      </w:r>
      <w:r w:rsidR="00F1094C">
        <w:t>.</w:t>
      </w:r>
      <w:r w:rsidR="002106DB">
        <w:t xml:space="preserve"> </w:t>
      </w:r>
      <w:r w:rsidR="000D3BC3">
        <w:t xml:space="preserve">This has mostly been studied in the declarative memory system, where cortical </w:t>
      </w:r>
      <w:r w:rsidR="00A11DE5">
        <w:t>SO</w:t>
      </w:r>
      <w:r w:rsidR="000D3BC3">
        <w:t xml:space="preserve"> nest thalamocortical spindle</w:t>
      </w:r>
      <w:r w:rsidR="00324304">
        <w:t>s, which nest hippocampal sharp-</w:t>
      </w:r>
      <w:r w:rsidR="000D3BC3">
        <w:t>wave ripples.</w:t>
      </w:r>
      <w:r w:rsidR="008C2888">
        <w:t xml:space="preserve"> </w:t>
      </w:r>
      <w:r w:rsidR="00FC783D">
        <w:t xml:space="preserve">Such </w:t>
      </w:r>
      <w:r w:rsidR="00681ABE">
        <w:t xml:space="preserve">hierarchical nesting </w:t>
      </w:r>
      <w:r w:rsidR="00FC783D">
        <w:t xml:space="preserve">is proposed </w:t>
      </w:r>
      <w:r w:rsidR="00681ABE">
        <w:t xml:space="preserve">to </w:t>
      </w:r>
      <w:r w:rsidR="008C2888">
        <w:t>coordinat</w:t>
      </w:r>
      <w:r w:rsidR="00FC783D">
        <w:t xml:space="preserve">e activity </w:t>
      </w:r>
      <w:r w:rsidR="008C2888">
        <w:t xml:space="preserve">across </w:t>
      </w:r>
      <w:r w:rsidR="00FC783D">
        <w:t xml:space="preserve">brain </w:t>
      </w:r>
      <w:r w:rsidR="008C2888">
        <w:t>regions</w:t>
      </w:r>
      <w:ins w:id="133" w:author="Daniel" w:date="2018-11-08T15:59:00Z">
        <w:r w:rsidR="00485312">
          <w:t>,</w:t>
        </w:r>
      </w:ins>
      <w:r w:rsidR="00FC783D">
        <w:t xml:space="preserve"> </w:t>
      </w:r>
      <w:del w:id="134" w:author="Daniel" w:date="2018-11-08T15:59:00Z">
        <w:r w:rsidR="00FC783D" w:rsidDel="00485312">
          <w:delText xml:space="preserve">and </w:delText>
        </w:r>
      </w:del>
      <w:r w:rsidR="00FC783D">
        <w:t>thereby</w:t>
      </w:r>
      <w:r w:rsidR="008C2888">
        <w:t xml:space="preserve"> </w:t>
      </w:r>
      <w:r w:rsidR="00681ABE">
        <w:t>enabl</w:t>
      </w:r>
      <w:del w:id="135" w:author="Daniel" w:date="2018-11-08T15:59:00Z">
        <w:r w:rsidR="00FC783D" w:rsidDel="00485312">
          <w:delText>e</w:delText>
        </w:r>
      </w:del>
      <w:ins w:id="136" w:author="Daniel" w:date="2018-11-08T15:59:00Z">
        <w:r w:rsidR="00485312">
          <w:t>ing</w:t>
        </w:r>
      </w:ins>
      <w:r w:rsidR="00FC783D">
        <w:t xml:space="preserve"> </w:t>
      </w:r>
      <w:r w:rsidR="00F167E5">
        <w:t>the transfer of</w:t>
      </w:r>
      <w:r w:rsidR="00A53338">
        <w:t xml:space="preserve"> stereotyped spiking patterns </w:t>
      </w:r>
      <w:r w:rsidR="00F167E5">
        <w:t xml:space="preserve">from short-term memory in the hippocampus to long-term memory storage in the </w:t>
      </w:r>
      <w:r w:rsidR="00E3573E">
        <w:t xml:space="preserve">prefrontal </w:t>
      </w:r>
      <w:r w:rsidR="00F167E5">
        <w:t xml:space="preserve">cortex </w:t>
      </w:r>
      <w:r w:rsidR="0047066E">
        <w:fldChar w:fldCharType="begin" w:fldLock="1"/>
      </w:r>
      <w:r w:rsidR="003C3200">
        <w:instrText>ADDIN CSL_CITATION {"citationItems":[{"id":"ITEM-1","itemData":{"DOI":"10.1152/Physrev.00032.2012","ISBN":"0031-9333\\r1522-1210","ISSN":"09528229","PMID":"23589831","abstract":"Over more than a century of research has established the fact that sleep benefits the retention of memory. In this review we aim to comprehensively cover the field of \"sleep and memory\" research by providing a historical perspective on concepts and a discussion of more recent key findings. Whereas initial theories posed a passive role for sleep enhancing memories by protecting them from interfering stimuli, current theories highlight an active role for sleep in which memories undergo a process of system consolidation during sleep. Whereas older research concentrated on the role of rapid-eye-movement (REM) sleep, recent work has revealed the importance of slow-wave sleep (SWS) for memory consolidation and also enlightened some of the underlying electrophysiological, neurochemical, and genetic mechanisms, as well as developmental aspects in these processes. Specifically, newer findings characterize sleep as a brain state optimizing memory consolidation, in opposition to the waking brain being optimized for encoding of memories. Consolidation originates from reactivation of recently encoded neuronal memory representations, which occur during SWS and transform respective representations for integration into long-term memory. Ensuing REM sleep may stabilize transformed memories. While elaborated with respect to hippocampus-dependent memories, the concept of an active redistribution of memory representations from networks serving as temporary store into long-term stores might hold also for non-hippocampus-dependent memory, and even for nonneuronal, i.e., immunological memories, giving rise to the idea that the offline consolidation of memory during sleep represents a principle of long-term memory formation established in quite different physiological systems.","author":[{"dropping-particle":"","family":"Rasch","given":"Bjorn","non-dropping-particle":"","parse-names":false,"suffix":""},{"dropping-particle":"","family":"Born","given":"Jan","non-dropping-particle":"","parse-names":false,"suffix":""}],"container-title":"Physiol Rev","id":"ITEM-1","issue":"2","issued":{"date-parts":[["2013"]]},"page":"681-766","title":"About Sleep's Role in Memory","type":"article-journal","volume":"93"},"uris":["http://www.mendeley.com/documents/?uuid=eb11c988-f12d-47c1-b2e8-1aaa2a0ef827"]},{"id":"ITEM-2","itemData":{"DOI":"10.1016/j.neuron.2017.06.025","ISSN":"08966273","PMID":"28689981","author":[{"dropping-particle":"V.","family":"Latchoumane","given":"Charles-Francois","non-dropping-particle":"","parse-names":false,"suffix":""},{"dropping-particle":"V.","family":"Ngo","given":"Hong-Viet","non-dropping-particle":"","parse-names":false,"suffix":""},{"dropping-particle":"","family":"Born","given":"Jan","non-dropping-particle":"","parse-names":false,"suffix":""},{"dropping-particle":"","family":"Shin","given":"Hee-Sup","non-dropping-particle":"","parse-names":false,"suffix":""}],"container-title":"Neuron","id":"ITEM-2","issued":{"date-parts":[["2017"]]},"page":"1-12","publisher":"Elsevier Inc.","title":"Thalamic Spindles Promote Memory Formation during Sleep through Triple Phase-Locking of Cortical, Thalamic, and Hippocampal Rhythms","type":"article-journal"},"uris":["http://www.mendeley.com/documents/?uuid=30fc5cbf-d864-4bbb-9c20-d844071b0566"]}],"mendeley":{"formattedCitation":"(Latchoumane et al. 2017; Rasch and Born 2013)","plainTextFormattedCitation":"(Latchoumane et al. 2017; Rasch and Born 2013)","previouslyFormattedCitation":"(Latchoumane et al. 2017; Rasch and Born 2013)"},"properties":{"noteIndex":0},"schema":"https://github.com/citation-style-language/schema/raw/master/csl-citation.json"}</w:instrText>
      </w:r>
      <w:r w:rsidR="0047066E">
        <w:fldChar w:fldCharType="separate"/>
      </w:r>
      <w:r w:rsidR="00AF64B5" w:rsidRPr="00AF64B5">
        <w:rPr>
          <w:noProof/>
        </w:rPr>
        <w:t>(Latchoumane et al. 2017; Rasch and Born 2013)</w:t>
      </w:r>
      <w:r w:rsidR="0047066E">
        <w:fldChar w:fldCharType="end"/>
      </w:r>
      <w:r w:rsidR="00F167E5">
        <w:t>.</w:t>
      </w:r>
      <w:r w:rsidR="00F6095E">
        <w:t xml:space="preserve"> </w:t>
      </w:r>
      <w:r w:rsidR="00FC783D">
        <w:t xml:space="preserve">A possible </w:t>
      </w:r>
      <w:r w:rsidR="00A25B90">
        <w:t>parallel</w:t>
      </w:r>
      <w:r w:rsidR="006D7FA8">
        <w:t xml:space="preserve"> to this memory transfer system </w:t>
      </w:r>
      <w:r w:rsidR="00FC783D">
        <w:t xml:space="preserve">has </w:t>
      </w:r>
      <w:r w:rsidR="006D7FA8">
        <w:t xml:space="preserve">been found in the motor system, where SO and spindles have been shown to be time-locked to </w:t>
      </w:r>
      <w:ins w:id="137" w:author="Daniel" w:date="2018-11-09T09:09:00Z">
        <w:r w:rsidR="003C7AA2">
          <w:t xml:space="preserve">reactivated activity patterns from </w:t>
        </w:r>
      </w:ins>
      <w:ins w:id="138" w:author="Daniel" w:date="2018-11-09T09:08:00Z">
        <w:r w:rsidR="00B66FDB">
          <w:t xml:space="preserve">recently </w:t>
        </w:r>
      </w:ins>
      <w:ins w:id="139" w:author="Daniel" w:date="2018-11-08T15:59:00Z">
        <w:r w:rsidR="00B66FDB">
          <w:t xml:space="preserve">learned </w:t>
        </w:r>
      </w:ins>
      <w:del w:id="140" w:author="Daniel" w:date="2018-11-09T09:08:00Z">
        <w:r w:rsidR="00CD0D88" w:rsidDel="00B66FDB">
          <w:delText>ste</w:delText>
        </w:r>
        <w:r w:rsidR="005F49DB" w:rsidDel="00B66FDB">
          <w:delText xml:space="preserve">reotyped </w:delText>
        </w:r>
      </w:del>
      <w:r w:rsidR="005F49DB">
        <w:t xml:space="preserve">motor </w:t>
      </w:r>
      <w:del w:id="141" w:author="Daniel" w:date="2018-11-09T09:10:00Z">
        <w:r w:rsidR="005F49DB" w:rsidDel="003C7AA2">
          <w:delText>activity patter</w:delText>
        </w:r>
        <w:r w:rsidR="002C465E" w:rsidDel="003C7AA2">
          <w:delText>n</w:delText>
        </w:r>
        <w:r w:rsidR="005F49DB" w:rsidDel="003C7AA2">
          <w:delText>s</w:delText>
        </w:r>
      </w:del>
      <w:ins w:id="142" w:author="Daniel" w:date="2018-11-09T09:10:00Z">
        <w:r w:rsidR="003C7AA2">
          <w:t>tasks</w:t>
        </w:r>
      </w:ins>
      <w:del w:id="143" w:author="Daniel" w:date="2018-11-09T14:02:00Z">
        <w:r w:rsidR="005F49DB" w:rsidDel="009C219A">
          <w:delText>–</w:delText>
        </w:r>
        <w:r w:rsidR="006D7FA8" w:rsidRPr="005F49DB" w:rsidDel="009C219A">
          <w:rPr>
            <w:i/>
          </w:rPr>
          <w:delText>reactivation events</w:delText>
        </w:r>
      </w:del>
      <w:r w:rsidR="006D7FA8">
        <w:t xml:space="preserve"> </w:t>
      </w:r>
      <w:r w:rsidR="00A00EE4">
        <w:fldChar w:fldCharType="begin" w:fldLock="1"/>
      </w:r>
      <w:r w:rsidR="003C3200">
        <w:instrText>ADDIN CSL_CITATION {"citationItems":[{"id":"ITEM-1","itemData":{"DOI":"10.1371/journal.pbio.1002263","ISBN":"1544-9173","ISSN":"15457885","PMID":"26382320","abstract":"Despite many prior studies demonstrating offline behavioral gains in motor skills after sleep, the underlying neural mechanisms remain poorly understood. To investigate the neurophysiological basis for offline gains, we performed single-unit recordings in motor cortex as rats learned a skilled upper-limb task. We found that sleep improved movement speed with preservation of accuracy. These offline improvements were linked to both replay of task-related ensembles during non-rapid eye movement (NREM) sleep and temporal shifts that more tightly bound motor cortical ensembles to movements; such offline gains and temporal shifts were not evident with sleep restriction. Interestingly, replay was linked to the coincidence of slow-wave events and bursts of spindle activity. Neurons that experienced the most consistent replay also underwent the most significant temporal shift and binding to the motor task. Significantly, replay and the associated performance gains after sleep only occurred when animals first learned the skill; continued practice during later stages of learning (i.e., after motor kinematics had stabilized) did not show evidence of replay. Our results highlight how replay of synchronous neural activity during sleep mediates large-scale neural plasticity and stabilizes kinematics during early motor learning.","author":[{"dropping-particle":"","family":"Ramanathan","given":"Dhakshin S.","non-dropping-particle":"","parse-names":false,"suffix":""},{"dropping-particle":"","family":"Gulati","given":"Tanuj","non-dropping-particle":"","parse-names":false,"suffix":""},{"dropping-particle":"","family":"Ganguly","given":"Karunesh","non-dropping-particle":"","parse-names":false,"suffix":""}],"container-title":"PLoS Biology","id":"ITEM-1","issue":"9","issued":{"date-parts":[["2015"]]},"page":"1-25","title":"Sleep-Dependent Reactivation of Ensembles in Motor Cortex Promotes Skill Consolidation","type":"article-journal","volume":"13"},"uris":["http://www.mendeley.com/documents/?uuid=75b00b81-d302-43f5-ac13-086621a1a236"]}],"mendeley":{"formattedCitation":"(Ramanathan et al. 2015)","plainTextFormattedCitation":"(Ramanathan et al. 2015)","previouslyFormattedCitation":"(Ramanathan et al. 2015)"},"properties":{"noteIndex":0},"schema":"https://github.com/citation-style-language/schema/raw/master/csl-citation.json"}</w:instrText>
      </w:r>
      <w:r w:rsidR="00A00EE4">
        <w:fldChar w:fldCharType="separate"/>
      </w:r>
      <w:r w:rsidR="00AF64B5" w:rsidRPr="00AF64B5">
        <w:rPr>
          <w:noProof/>
        </w:rPr>
        <w:t>(Ramanathan et al. 2015)</w:t>
      </w:r>
      <w:r w:rsidR="00A00EE4">
        <w:fldChar w:fldCharType="end"/>
      </w:r>
      <w:r w:rsidR="006D7FA8">
        <w:t>.</w:t>
      </w:r>
    </w:p>
    <w:p w14:paraId="31E8CC0B" w14:textId="77777777" w:rsidR="00602008" w:rsidRDefault="00602008" w:rsidP="00AE6898"/>
    <w:p w14:paraId="3DD94869" w14:textId="1221834C" w:rsidR="00105452" w:rsidRDefault="000D31B5" w:rsidP="00105452">
      <w:r>
        <w:t xml:space="preserve">In our study, we found </w:t>
      </w:r>
      <w:ins w:id="144" w:author="Daniel" w:date="2018-11-08T13:38:00Z">
        <w:r w:rsidR="00447B37">
          <w:t xml:space="preserve">that </w:t>
        </w:r>
      </w:ins>
      <w:ins w:id="145" w:author="Daniel" w:date="2018-11-08T13:35:00Z">
        <w:r w:rsidR="00393A79">
          <w:t xml:space="preserve">SO and spindles are coupled </w:t>
        </w:r>
      </w:ins>
      <w:del w:id="146" w:author="Daniel" w:date="2018-11-08T13:35:00Z">
        <w:r w:rsidR="00EF7DEC" w:rsidDel="00393A79">
          <w:delText xml:space="preserve">that the </w:delText>
        </w:r>
        <w:r w:rsidR="00FC6E9E" w:rsidDel="00393A79">
          <w:delText xml:space="preserve">temporal </w:delText>
        </w:r>
        <w:r w:rsidR="00372639" w:rsidDel="00393A79">
          <w:delText>synchronization between</w:delText>
        </w:r>
        <w:r w:rsidR="004921C1" w:rsidDel="00393A79">
          <w:delText xml:space="preserve"> SO and spindles </w:delText>
        </w:r>
      </w:del>
      <w:r w:rsidR="004921C1">
        <w:t>(</w:t>
      </w:r>
      <w:r w:rsidR="003137B2">
        <w:t>Figure</w:t>
      </w:r>
      <w:r w:rsidR="004921C1">
        <w:t xml:space="preserve"> </w:t>
      </w:r>
      <w:r w:rsidR="00D13F87">
        <w:t>1C</w:t>
      </w:r>
      <w:r w:rsidR="00587698">
        <w:t xml:space="preserve"> and </w:t>
      </w:r>
      <w:r w:rsidR="003137B2">
        <w:t>Figure</w:t>
      </w:r>
      <w:r w:rsidR="00587698">
        <w:t xml:space="preserve"> </w:t>
      </w:r>
      <w:r w:rsidR="004921C1">
        <w:t>5B)</w:t>
      </w:r>
      <w:ins w:id="147" w:author="Daniel" w:date="2018-11-08T13:38:00Z">
        <w:r w:rsidR="00447B37">
          <w:t>,</w:t>
        </w:r>
      </w:ins>
      <w:r w:rsidR="00EF7DEC">
        <w:t xml:space="preserve"> </w:t>
      </w:r>
      <w:ins w:id="148" w:author="Daniel" w:date="2018-11-08T13:35:00Z">
        <w:r w:rsidR="00393A79">
          <w:t xml:space="preserve">and </w:t>
        </w:r>
      </w:ins>
      <w:ins w:id="149" w:author="Daniel" w:date="2018-11-08T16:33:00Z">
        <w:r w:rsidR="00347D86">
          <w:t xml:space="preserve">that </w:t>
        </w:r>
      </w:ins>
      <w:ins w:id="150" w:author="Daniel" w:date="2018-11-08T13:35:00Z">
        <w:r w:rsidR="00393A79">
          <w:t xml:space="preserve">the </w:t>
        </w:r>
      </w:ins>
      <w:ins w:id="151" w:author="Daniel" w:date="2018-11-08T13:37:00Z">
        <w:r w:rsidR="00393A79">
          <w:t xml:space="preserve">temporal </w:t>
        </w:r>
      </w:ins>
      <w:ins w:id="152" w:author="Daniel" w:date="2018-11-08T13:35:00Z">
        <w:r w:rsidR="00393A79">
          <w:t xml:space="preserve">proximity </w:t>
        </w:r>
      </w:ins>
      <w:ins w:id="153" w:author="Daniel" w:date="2018-11-08T13:37:00Z">
        <w:r w:rsidR="00393A79">
          <w:t xml:space="preserve">of these oscillations </w:t>
        </w:r>
      </w:ins>
      <w:r w:rsidR="00EF7DEC">
        <w:t>modifies the distribution of neural correlations</w:t>
      </w:r>
      <w:ins w:id="154" w:author="Daniel" w:date="2018-11-08T13:37:00Z">
        <w:r w:rsidR="00BC4ED3">
          <w:t xml:space="preserve"> (Figure 5C-E</w:t>
        </w:r>
        <w:r w:rsidR="00393A79">
          <w:t>)</w:t>
        </w:r>
      </w:ins>
      <w:r w:rsidR="00EF7DEC">
        <w:t>.</w:t>
      </w:r>
      <w:r w:rsidR="00F6095E">
        <w:t xml:space="preserve"> </w:t>
      </w:r>
      <w:del w:id="155" w:author="Daniel" w:date="2018-11-08T13:44:00Z">
        <w:r w:rsidR="00951845" w:rsidDel="00315CB8">
          <w:delText>More specifically, w</w:delText>
        </w:r>
      </w:del>
      <w:ins w:id="156" w:author="Daniel" w:date="2018-11-08T13:44:00Z">
        <w:r w:rsidR="00315CB8">
          <w:t>W</w:t>
        </w:r>
      </w:ins>
      <w:r w:rsidR="00951845">
        <w:t xml:space="preserve">hen spindles were temporally distant from a SO, the distribution of pairwise correlations </w:t>
      </w:r>
      <w:r w:rsidR="004A0813">
        <w:t xml:space="preserve">contained </w:t>
      </w:r>
      <w:r w:rsidR="00951845">
        <w:t xml:space="preserve">both larger and smaller values. In contrast, </w:t>
      </w:r>
      <w:ins w:id="157" w:author="Daniel" w:date="2018-11-08T13:46:00Z">
        <w:r w:rsidR="00315CB8">
          <w:t xml:space="preserve">when spindles were temporally </w:t>
        </w:r>
      </w:ins>
      <w:r w:rsidR="00951845">
        <w:t xml:space="preserve">close </w:t>
      </w:r>
      <w:del w:id="158" w:author="Daniel" w:date="2018-11-08T13:46:00Z">
        <w:r w:rsidR="00951845" w:rsidDel="00315CB8">
          <w:delText xml:space="preserve">proximity of a spindle </w:delText>
        </w:r>
      </w:del>
      <w:r w:rsidR="00951845">
        <w:t>to a SO</w:t>
      </w:r>
      <w:ins w:id="159" w:author="Daniel" w:date="2018-11-08T13:47:00Z">
        <w:r w:rsidR="00315CB8">
          <w:t>,</w:t>
        </w:r>
      </w:ins>
      <w:r w:rsidR="00951845">
        <w:t xml:space="preserve"> </w:t>
      </w:r>
      <w:del w:id="160" w:author="Daniel" w:date="2018-11-08T13:47:00Z">
        <w:r w:rsidR="00951845" w:rsidDel="00315CB8">
          <w:delText>transient</w:delText>
        </w:r>
        <w:r w:rsidR="00105452" w:rsidDel="00315CB8">
          <w:delText>ly</w:delText>
        </w:r>
        <w:r w:rsidR="00951845" w:rsidDel="00315CB8">
          <w:delText xml:space="preserve"> </w:delText>
        </w:r>
        <w:r w:rsidR="00543744" w:rsidDel="00315CB8">
          <w:delText>tightened</w:delText>
        </w:r>
        <w:r w:rsidR="00412AFF" w:rsidDel="00315CB8">
          <w:delText xml:space="preserve"> </w:delText>
        </w:r>
      </w:del>
      <w:r w:rsidR="00105452">
        <w:t>the distribution</w:t>
      </w:r>
      <w:r w:rsidR="00543744">
        <w:t xml:space="preserve"> of pairwise correlations</w:t>
      </w:r>
      <w:ins w:id="161" w:author="Daniel" w:date="2018-11-08T13:47:00Z">
        <w:r w:rsidR="00315CB8">
          <w:t xml:space="preserve"> transiently </w:t>
        </w:r>
      </w:ins>
      <w:ins w:id="162" w:author="Daniel" w:date="2018-11-08T16:00:00Z">
        <w:r w:rsidR="003E21B8">
          <w:t>narrowed</w:t>
        </w:r>
      </w:ins>
      <w:r w:rsidR="00951845">
        <w:t>.</w:t>
      </w:r>
      <w:r w:rsidR="00F6095E">
        <w:t xml:space="preserve"> </w:t>
      </w:r>
      <w:r w:rsidR="00951845">
        <w:t xml:space="preserve"> Interestingly, there appeared to be a linear relationship between the </w:t>
      </w:r>
      <w:r w:rsidR="00105452">
        <w:t xml:space="preserve">exact </w:t>
      </w:r>
      <w:r w:rsidR="00951845">
        <w:t xml:space="preserve">temporal </w:t>
      </w:r>
      <w:del w:id="163" w:author="Daniel" w:date="2018-11-08T13:41:00Z">
        <w:r w:rsidR="00951845" w:rsidDel="00543744">
          <w:delText xml:space="preserve">overlap </w:delText>
        </w:r>
      </w:del>
      <w:ins w:id="164" w:author="Daniel" w:date="2018-11-08T13:41:00Z">
        <w:r w:rsidR="00543744">
          <w:t xml:space="preserve">proximity </w:t>
        </w:r>
      </w:ins>
      <w:r w:rsidR="00951845">
        <w:t xml:space="preserve">and </w:t>
      </w:r>
      <w:r w:rsidR="00105452">
        <w:t xml:space="preserve">the extent of </w:t>
      </w:r>
      <w:ins w:id="165" w:author="Daniel" w:date="2018-11-08T16:01:00Z">
        <w:r w:rsidR="003E21B8">
          <w:t xml:space="preserve">distribution </w:t>
        </w:r>
      </w:ins>
      <w:del w:id="166" w:author="Daniel" w:date="2018-11-08T13:41:00Z">
        <w:r w:rsidR="00105452" w:rsidDel="00543744">
          <w:delText>skewing</w:delText>
        </w:r>
      </w:del>
      <w:ins w:id="167" w:author="Daniel" w:date="2018-11-08T13:41:00Z">
        <w:r w:rsidR="00543744">
          <w:t>tightening</w:t>
        </w:r>
      </w:ins>
      <w:r w:rsidR="00951845">
        <w:t>.</w:t>
      </w:r>
      <w:del w:id="168" w:author="Daniel" w:date="2018-11-09T09:58:00Z">
        <w:r w:rsidR="00F6095E" w:rsidDel="00D65086">
          <w:delText xml:space="preserve"> </w:delText>
        </w:r>
      </w:del>
      <w:r w:rsidR="00105452">
        <w:t xml:space="preserve"> </w:t>
      </w:r>
      <w:ins w:id="169" w:author="Daniel" w:date="2018-11-09T14:06:00Z">
        <w:r w:rsidR="00923D41">
          <w:t xml:space="preserve">To understand the functional role of </w:t>
        </w:r>
      </w:ins>
      <w:ins w:id="170" w:author="Daniel" w:date="2018-11-09T14:09:00Z">
        <w:r w:rsidR="00923D41">
          <w:t>this</w:t>
        </w:r>
      </w:ins>
      <w:ins w:id="171" w:author="Daniel" w:date="2018-11-09T14:06:00Z">
        <w:r w:rsidR="00923D41">
          <w:t xml:space="preserve"> narrowing, </w:t>
        </w:r>
      </w:ins>
      <w:ins w:id="172" w:author="Daniel" w:date="2018-11-09T14:12:00Z">
        <w:r w:rsidR="00561D0B">
          <w:t>it is helpful</w:t>
        </w:r>
      </w:ins>
      <w:ins w:id="173" w:author="Daniel" w:date="2018-11-09T14:10:00Z">
        <w:r w:rsidR="00923D41">
          <w:t xml:space="preserve"> </w:t>
        </w:r>
      </w:ins>
      <w:ins w:id="174" w:author="Daniel" w:date="2018-11-09T14:12:00Z">
        <w:r w:rsidR="00561D0B">
          <w:t>to focus on</w:t>
        </w:r>
      </w:ins>
      <w:ins w:id="175" w:author="Daniel" w:date="2018-11-09T14:09:00Z">
        <w:r w:rsidR="00923D41">
          <w:t xml:space="preserve"> </w:t>
        </w:r>
      </w:ins>
      <w:ins w:id="176" w:author="Daniel" w:date="2018-11-09T14:06:00Z">
        <w:r w:rsidR="00923D41">
          <w:t xml:space="preserve">the tails of the </w:t>
        </w:r>
      </w:ins>
      <w:ins w:id="177" w:author="Daniel" w:date="2018-11-09T14:07:00Z">
        <w:r w:rsidR="00923D41">
          <w:t xml:space="preserve">correlation </w:t>
        </w:r>
      </w:ins>
      <w:ins w:id="178" w:author="Daniel" w:date="2018-11-09T14:06:00Z">
        <w:r w:rsidR="00923D41">
          <w:t xml:space="preserve">distribution. </w:t>
        </w:r>
      </w:ins>
      <w:ins w:id="179" w:author="Daniel" w:date="2018-11-09T14:07:00Z">
        <w:r w:rsidR="00923D41">
          <w:t xml:space="preserve">Neurons that </w:t>
        </w:r>
      </w:ins>
      <w:ins w:id="180" w:author="Daniel" w:date="2018-11-09T14:16:00Z">
        <w:r w:rsidR="0032721D">
          <w:t xml:space="preserve">are </w:t>
        </w:r>
      </w:ins>
      <w:ins w:id="181" w:author="Daniel" w:date="2018-11-09T14:07:00Z">
        <w:r w:rsidR="00923D41">
          <w:t xml:space="preserve">rarely </w:t>
        </w:r>
      </w:ins>
      <w:ins w:id="182" w:author="Daniel" w:date="2018-11-09T14:16:00Z">
        <w:r w:rsidR="0032721D">
          <w:t>active</w:t>
        </w:r>
      </w:ins>
      <w:ins w:id="183" w:author="Daniel" w:date="2018-11-09T14:07:00Z">
        <w:r w:rsidR="00923D41">
          <w:t xml:space="preserve"> toge</w:t>
        </w:r>
        <w:r w:rsidR="001A4E4F">
          <w:t>ther (low</w:t>
        </w:r>
        <w:r w:rsidR="001D25CC">
          <w:t xml:space="preserve"> correlation pairs) begin to co</w:t>
        </w:r>
        <w:r w:rsidR="001A4E4F">
          <w:t xml:space="preserve">fire more, whereas </w:t>
        </w:r>
      </w:ins>
      <w:ins w:id="184" w:author="Daniel" w:date="2018-11-09T14:13:00Z">
        <w:r w:rsidR="001A4E4F">
          <w:t xml:space="preserve">more </w:t>
        </w:r>
      </w:ins>
      <w:ins w:id="185" w:author="Daniel" w:date="2018-11-09T14:07:00Z">
        <w:r w:rsidR="001A4E4F">
          <w:t>ster</w:t>
        </w:r>
      </w:ins>
      <w:ins w:id="186" w:author="Daniel" w:date="2018-11-09T14:13:00Z">
        <w:r w:rsidR="001A4E4F">
          <w:t>e</w:t>
        </w:r>
      </w:ins>
      <w:ins w:id="187" w:author="Daniel" w:date="2018-11-09T14:07:00Z">
        <w:r w:rsidR="001A4E4F">
          <w:t xml:space="preserve">otyped </w:t>
        </w:r>
      </w:ins>
      <w:ins w:id="188" w:author="Daniel" w:date="2018-11-09T14:13:00Z">
        <w:r w:rsidR="001A4E4F">
          <w:t xml:space="preserve">neural </w:t>
        </w:r>
      </w:ins>
      <w:ins w:id="189" w:author="Daniel" w:date="2018-11-09T14:16:00Z">
        <w:r w:rsidR="0032721D">
          <w:t>activity</w:t>
        </w:r>
      </w:ins>
      <w:ins w:id="190" w:author="Daniel" w:date="2018-11-09T14:13:00Z">
        <w:r w:rsidR="001A4E4F">
          <w:t xml:space="preserve"> (high correlation pairs) </w:t>
        </w:r>
      </w:ins>
      <w:ins w:id="191" w:author="Daniel" w:date="2018-11-09T14:17:00Z">
        <w:r w:rsidR="0032721D">
          <w:t xml:space="preserve">is </w:t>
        </w:r>
      </w:ins>
      <w:ins w:id="192" w:author="Daniel" w:date="2018-11-09T14:13:00Z">
        <w:r w:rsidR="001A4E4F">
          <w:t>reduce</w:t>
        </w:r>
      </w:ins>
      <w:ins w:id="193" w:author="Daniel" w:date="2018-11-09T14:17:00Z">
        <w:r w:rsidR="0032721D">
          <w:t>d</w:t>
        </w:r>
      </w:ins>
      <w:ins w:id="194" w:author="Daniel" w:date="2018-11-09T14:13:00Z">
        <w:r w:rsidR="001A4E4F">
          <w:t xml:space="preserve">. </w:t>
        </w:r>
      </w:ins>
      <w:ins w:id="195" w:author="Daniel" w:date="2018-11-09T14:17:00Z">
        <w:r w:rsidR="00005BED">
          <w:t>The effect of</w:t>
        </w:r>
      </w:ins>
      <w:ins w:id="196" w:author="Daniel" w:date="2018-11-09T14:05:00Z">
        <w:r w:rsidR="00923D41">
          <w:t xml:space="preserve"> narrowing</w:t>
        </w:r>
      </w:ins>
      <w:ins w:id="197" w:author="Daniel" w:date="2018-11-09T14:18:00Z">
        <w:r w:rsidR="00005BED">
          <w:t xml:space="preserve"> the correlation distribution</w:t>
        </w:r>
      </w:ins>
      <w:ins w:id="198" w:author="Daniel" w:date="2018-11-09T14:05:00Z">
        <w:r w:rsidR="00923D41">
          <w:t xml:space="preserve"> is consistent with exploration of </w:t>
        </w:r>
      </w:ins>
      <w:ins w:id="199" w:author="Daniel" w:date="2018-11-09T14:18:00Z">
        <w:r w:rsidR="003A14B8">
          <w:t xml:space="preserve">novel </w:t>
        </w:r>
      </w:ins>
      <w:ins w:id="200" w:author="Daniel" w:date="2018-11-09T14:05:00Z">
        <w:r w:rsidR="00923D41">
          <w:t xml:space="preserve">neural </w:t>
        </w:r>
      </w:ins>
      <w:ins w:id="201" w:author="Daniel" w:date="2018-11-09T14:18:00Z">
        <w:r w:rsidR="003A14B8">
          <w:t>activity patterns</w:t>
        </w:r>
      </w:ins>
      <w:ins w:id="202" w:author="Daniel" w:date="2018-11-09T14:05:00Z">
        <w:r w:rsidR="00923D41">
          <w:t xml:space="preserve">. </w:t>
        </w:r>
      </w:ins>
      <w:ins w:id="203" w:author="Daniel" w:date="2018-11-09T14:48:00Z">
        <w:r w:rsidR="00D57F2D">
          <w:t xml:space="preserve">This novel exploration function is in line with research that demonstrates a link between sleep and </w:t>
        </w:r>
        <w:r w:rsidR="00D57F2D">
          <w:t>improvements in</w:t>
        </w:r>
        <w:r w:rsidR="00D57F2D">
          <w:t xml:space="preserve"> generalization </w:t>
        </w:r>
        <w:r w:rsidR="00D57F2D">
          <w:t xml:space="preserve">and insight </w:t>
        </w:r>
        <w:r w:rsidR="00D57F2D">
          <w:fldChar w:fldCharType="begin" w:fldLock="1"/>
        </w:r>
        <w:r w:rsidR="00D57F2D">
          <w:instrText>ADDIN CSL_CITATION {"citationItems":[{"id":"ITEM-1","itemData":{"DOI":"10.1073/pnas.0700094104","ISBN":"0027-8424 (Print)\\r0027-8424 (Linking)","ISSN":"0027-8424","PMID":"17449637","abstract":"Relational memory, the flexible ability to generalize across existing stores of information, is a fundamental property of human cognition. Little is known, however, about how and when this inferential knowledge emerges. Here, we test the hypothesis that human relational memory develops during offline time periods. Fifty-six participants initially learned five \"premise pairs\" (A&gt;B, B&gt;C, C&gt;D, D&gt;E, and E&gt;F). Unknown to subjects, the pairs contained an embedded hierarchy (A&gt;B&gt;C&gt;D&gt;E&gt;F). Following an offline delay of either 20 min, 12 hr (wake or sleep), or 24 hr, knowledge of the hierarchy was tested by examining inferential judgments for novel \"inference pairs\" (B&gt;D, C&gt;E, and B&gt;E). Despite all groups achieving near-identical premise pair retention after the offline delay (all groups, &gt;85%; the building blocks of the hierarchy), a striking dissociation was evident in the ability to make relational inference judgments: the 20-min group showed no evidence of inferential ability (52%), whereas the 12- and 24-hr groups displayed highly significant relational memory developments (inference ability of both groups, &gt;75%; P &lt; 0.001). Moreover, if the 12-hr period contained sleep, an additional boost to relational memory was seen for the most distant inferential judgment (the B&gt;E pair; sleep = 93%, wake = 69%, P = 0.03). Interestingly, despite this increase in performance, the sleep benefit was not associated with an increase in subjective confidence for these judgments. Together, these findings demonstrate that human relational memory develops during offline time delays. Furthermore, sleep appears to preferentially facilitate this process by enhancing hierarchical memory binding, thereby allowing superior performance for the more distant inferential judgments, a benefit that may operate below the level of conscious awareness.","author":[{"dropping-particle":"","family":"Ellenbogen","given":"J. M.","non-dropping-particle":"","parse-names":false,"suffix":""},{"dropping-particle":"","family":"Hu","given":"P. T.","non-dropping-particle":"","parse-names":false,"suffix":""},{"dropping-particle":"","family":"Payne","given":"J. D.","non-dropping-particle":"","parse-names":false,"suffix":""},{"dropping-particle":"","family":"Titone","given":"D.","non-dropping-particle":"","parse-names":false,"suffix":""},{"dropping-particle":"","family":"Walker","given":"M. P.","non-dropping-particle":"","parse-names":false,"suffix":""}],"container-title":"Proceedings of the National Academy of Sciences","id":"ITEM-1","issue":"18","issued":{"date-parts":[["2007"]]},"page":"7723-7728","title":"Human relational memory requires time and sleep","type":"article-journal","volume":"104"},"uris":["http://www.mendeley.com/documents/?uuid=3b905d77-514b-4b0a-a9d7-f19da166a443"]},{"id":"ITEM-2","itemData":{"DOI":"10.1101/lm.1634509","ISBN":"1549-5485 (Electronic)\\r1072-0502 (Linking)","ISSN":"10720502","PMID":"19926780","abstract":"The ability to categorize objects and events in the world around us is a fundamental and critical aspect of human learning. We trained healthy adults on a probabilistic category-learning task in two different training modes. The aim of this study was to see whether either form of probabilistic category learning (feedback or observational) undergoes subsequent enhancement during sleep. Our results suggest that after training, a good night of sleep can lead to improved performance the following day on such tasks.","author":[{"dropping-particle":"","family":"Djonlagic","given":"Ina","non-dropping-particle":"","parse-names":false,"suffix":""},{"dropping-particle":"","family":"Rosenfeld","given":"Andrew","non-dropping-particle":"","parse-names":false,"suffix":""},{"dropping-particle":"","family":"Shohamy","given":"Daphna","non-dropping-particle":"","parse-names":false,"suffix":""},{"dropping-particle":"","family":"Myers","given":"Catherine","non-dropping-particle":"","parse-names":false,"suffix":""},{"dropping-particle":"","family":"Gluck","given":"Mark","non-dropping-particle":"","parse-names":false,"suffix":""},{"dropping-particle":"","family":"Stickgold","given":"Robert","non-dropping-particle":"","parse-names":false,"suffix":""}],"container-title":"Learning and Memory","id":"ITEM-2","issue":"12","issued":{"date-parts":[["2009"]]},"page":"751-755","title":"Sleep enhances category learning","type":"article-journal","volume":"16"},"uris":["http://www.mendeley.com/documents/?uuid=30376130-f36f-42f0-a975-b0b9dddad950"]},{"id":"ITEM-3","itemData":{"DOI":"10.1038/nature01951","ISBN":"1476-4687 (Electronic)\\r0028-0836 (Linking)","ISSN":"00280836","PMID":"14534586","abstract":"Memory consolidation resulting from sleep has been seen broadly: in verbal list learning, spatial learning, and skill acquisition in visual and motor tasks. These tasks do not generalize across spatial locations or motor sequences, or to different stimuli in the same location. Although episodic rote learning constitutes a large part of any organism's learning, generalization is a hallmark of adaptive behaviour. In speech, the same phoneme often has different acoustic patterns depending on context. Training on a small set of words improves performance on novel words using the same phonemes but with different acoustic patterns, demonstrating perceptual generalization. Here we show a role of sleep in the consolidation of a naturalistic spoken-language learning task that produces generalization of phonological categories across different acoustic patterns. Recognition performance immediately after training showed a significant improvement that subsequently degraded over the span of a day's retention interval, but completely recovered following sleep. Thus, sleep facilitates the recovery and subsequent retention of material learned opportunistically at any time throughout the day. Performance recovery indicates that representations and mappings associated with generalization are refined and stabilized during sleep.","author":[{"dropping-particle":"","family":"Fenn","given":"Kimberly M.","non-dropping-particle":"","parse-names":false,"suffix":""},{"dropping-particle":"","family":"Nusbaum","given":"Howard C.","non-dropping-particle":"","parse-names":false,"suffix":""},{"dropping-particle":"","family":"Margoliash","given":"Daniel","non-dropping-particle":"","parse-names":false,"suffix":""}],"container-title":"Nature","id":"ITEM-3","issue":"6958","issued":{"date-parts":[["2003"]]},"page":"614-616","title":"Consolidation during sleep of perceptual learning of spoken language","type":"article-journal","volume":"425"},"uris":["http://www.mendeley.com/documents/?uuid=72aed13e-bcbc-4b3d-9480-27bf9af344a2"]},{"id":"ITEM-4","itemData":{"DOI":"10.1038/nature02223","ISBN":"1476-4687 (Electronic)\\r0028-0836 (Linking)","ISSN":"00280836","PMID":"14737168","author":[{"dropping-particle":"","family":"Wagner","given":"Ullrich","non-dropping-particle":"","parse-names":false,"suffix":""},{"dropping-particle":"","family":"Gais","given":"Steffen","non-dropping-particle":"","parse-names":false,"suffix":""},{"dropping-particle":"","family":"Haider","given":"Hilde","non-dropping-particle":"","parse-names":false,"suffix":""},{"dropping-particle":"","family":"Verleger","given":"Rolf","non-dropping-particle":"","parse-names":false,"suffix":""},{"dropping-particle":"","family":"Born","given":"Jan","non-dropping-particle":"","parse-names":false,"suffix":""}],"id":"ITEM-4","issue":"January","issued":{"date-parts":[["2004"]]},"page":"21-24","title":"Wagner 2004 Sleep inspires insight","type":"article-journal","volume":"427"},"uris":["http://www.mendeley.com/documents/?uuid=bd34468b-2a98-4f54-b61f-eee42f536ffa"]}],"mendeley":{"formattedCitation":"(Djonlagic et al. 2009; Ellenbogen et al. 2007; Fenn, Nusbaum, and Margoliash 2003; Wagner et al. 2004)","plainTextFormattedCitation":"(Djonlagic et al. 2009; Ellenbogen et al. 2007; Fenn, Nusbaum, and Margoliash 2003; Wagner et al. 2004)","previouslyFormattedCitation":"(Djonlagic et al. 2009; Ellenbogen et al. 2007; Fenn, Nusbaum, and Margoliash 2003; Wagner et al. 2004)"},"properties":{"noteIndex":0},"schema":"https://github.com/citation-style-language/schema/raw/master/csl-citation.json"}</w:instrText>
        </w:r>
        <w:r w:rsidR="00D57F2D">
          <w:fldChar w:fldCharType="separate"/>
        </w:r>
        <w:r w:rsidR="00D57F2D" w:rsidRPr="00AF64B5">
          <w:rPr>
            <w:noProof/>
          </w:rPr>
          <w:t>(Djonlagic et al. 2009; Ellenbogen et al. 2007; Fenn, Nusbaum, and Margoliash 2003; Wagner et al. 2004)</w:t>
        </w:r>
        <w:r w:rsidR="00D57F2D">
          <w:fldChar w:fldCharType="end"/>
        </w:r>
        <w:r w:rsidR="00D57F2D">
          <w:t>.</w:t>
        </w:r>
        <w:r w:rsidR="00D57F2D">
          <w:t xml:space="preserve"> </w:t>
        </w:r>
      </w:ins>
      <w:ins w:id="204" w:author="Daniel" w:date="2018-11-09T14:49:00Z">
        <w:r w:rsidR="00157431">
          <w:t xml:space="preserve">Mechanistically, </w:t>
        </w:r>
      </w:ins>
      <w:ins w:id="205" w:author="Daniel" w:date="2018-11-09T14:22:00Z">
        <w:r w:rsidR="000027FB">
          <w:t xml:space="preserve">SO are known to reflect a depolarizing </w:t>
        </w:r>
        <w:r w:rsidR="002F5F94">
          <w:t xml:space="preserve">current that causes a </w:t>
        </w:r>
      </w:ins>
      <w:ins w:id="206" w:author="Daniel" w:date="2018-11-09T14:49:00Z">
        <w:r w:rsidR="00157431">
          <w:t>brief</w:t>
        </w:r>
      </w:ins>
      <w:ins w:id="207" w:author="Daniel" w:date="2018-11-09T14:22:00Z">
        <w:r w:rsidR="002F5F94">
          <w:t xml:space="preserve"> increase</w:t>
        </w:r>
      </w:ins>
      <w:ins w:id="208" w:author="Daniel" w:date="2018-11-09T14:23:00Z">
        <w:r w:rsidR="002F5F94">
          <w:t xml:space="preserve"> in neural firing </w:t>
        </w:r>
      </w:ins>
      <w:ins w:id="209" w:author="Daniel" w:date="2018-11-09T14:52:00Z">
        <w:r w:rsidR="00A51495">
          <w:fldChar w:fldCharType="begin" w:fldLock="1"/>
        </w:r>
      </w:ins>
      <w:r w:rsidR="00A51495">
        <w:instrText xml:space="preserve">ADDIN CSL_CITATION {"citationItems":[{"id":"ITEM-1","itemData":{"DOI":"10.1073/pnas.0605643104","ISSN":"0027-8424","abstract":"Even in the absence of sensory stimulation, the neocortex shows complex spontaneous activity patterns, often consisting of alter- nating ‘‘DOWN’’ states of generalized neural silence and ‘‘UP’’ states of massive, persistent network activity. To investigate how this spontaneous activity propagates through neuronal assemblies in vivo, we simultaneously recorded populations of 50–200 cortical neurons in layer V of anesthetized and awake rats. Each neuron displayed a virtually unique spike pattern during UP states, with diversity seen amongst both putative pyramidal cells and inter- neurons, reflecting a complex but stereotypically organized se- quential spread of activation through local cortical networks. Spike timing was most precise during the first </w:instrText>
      </w:r>
      <w:r w:rsidR="00A51495">
        <w:rPr>
          <w:rFonts w:ascii="Cambria Math" w:hAnsi="Cambria Math" w:cs="Cambria Math"/>
        </w:rPr>
        <w:instrText>⬇</w:instrText>
      </w:r>
      <w:r w:rsidR="00A51495">
        <w:instrText>100 ms after UP state onset, and decayed as UP states progressed. A subset of UP states propagated as traveling waves, but waves passing a given point in either direction initiated similar local sequences, suggesting local networks as the substrate of sequential firing patterns. A search for repeating motifs indicated that their occurrence and structure was predictable from neurons’ individual latencies to UP state onset. We suggest that these stereotyped patterns arise from the interplay of intrinsic cellular conductances and local circuit properties.","author":[{"dropping-particle":"","family":"Luczak","given":"Artur","non-dropping-particle":"","parse-names":false,"suffix":""},{"dropping-particle":"","family":"Bartho","given":"Peter","non-dropping-particle":"","parse-names":false,"suffix":""},{"dropping-particle":"","family":"Marguet","given":"Stephan L","non-dropping-particle":"","parse-names":false,"suffix":""},{"dropping-particle":"","family":"Buzsaki","given":"G.","non-dropping-particle":"","parse-names":false,"suffix":""},{"dropping-particle":"","family":"Harris","given":"Kenneth D","non-dropping-particle":"","parse-names":false,"suffix":""}],"container-title":"Proceedings of the National Academy of Sciences","id":"ITEM-1","issue":"1","issued":{"date-parts":[["2007","1","2"]]},"page":"347-352","title":"Sequential structure of neocortical spontaneous activity in vivo","type":"article-journal","volume":"104"},"uris":["http://www.mendeley.com/documents/?uuid=0b375385-8b72-4e2f-9c1c-c347cf6e03ed"]}],"mendeley":{"formattedCitation":"(Luczak et al. 2007)","plainTextFormattedCitation":"(Luczak et al. 2007)"},"properties":{"noteIndex":0},"schema":"https://github.com/citation-style-language/schema/raw/master/csl-citation.json"}</w:instrText>
      </w:r>
      <w:r w:rsidR="00A51495">
        <w:fldChar w:fldCharType="separate"/>
      </w:r>
      <w:r w:rsidR="00A51495" w:rsidRPr="00A51495">
        <w:rPr>
          <w:noProof/>
        </w:rPr>
        <w:t>(Luczak et al. 2007)</w:t>
      </w:r>
      <w:ins w:id="210" w:author="Daniel" w:date="2018-11-09T14:52:00Z">
        <w:r w:rsidR="00A51495">
          <w:fldChar w:fldCharType="end"/>
        </w:r>
      </w:ins>
      <w:ins w:id="211" w:author="Daniel" w:date="2018-11-09T14:23:00Z">
        <w:r w:rsidR="002F5F94">
          <w:t xml:space="preserve">. </w:t>
        </w:r>
      </w:ins>
      <w:r w:rsidR="00951845">
        <w:t xml:space="preserve">It is </w:t>
      </w:r>
      <w:del w:id="212" w:author="Daniel" w:date="2018-11-09T14:38:00Z">
        <w:r w:rsidR="00951845" w:rsidDel="005C1809">
          <w:delText xml:space="preserve">quite </w:delText>
        </w:r>
        <w:r w:rsidR="00105452" w:rsidDel="005C1809">
          <w:delText>likely</w:delText>
        </w:r>
      </w:del>
      <w:ins w:id="213" w:author="Daniel" w:date="2018-11-09T14:38:00Z">
        <w:r w:rsidR="005C1809">
          <w:t>possible</w:t>
        </w:r>
      </w:ins>
      <w:r w:rsidR="00105452">
        <w:t xml:space="preserve"> </w:t>
      </w:r>
      <w:r w:rsidR="00951845">
        <w:t xml:space="preserve">that </w:t>
      </w:r>
      <w:del w:id="214" w:author="Daniel" w:date="2018-11-09T14:40:00Z">
        <w:r w:rsidR="00105452" w:rsidDel="005C1809">
          <w:delText xml:space="preserve">the closer </w:delText>
        </w:r>
        <w:r w:rsidR="00951845" w:rsidDel="005C1809">
          <w:delText xml:space="preserve">a spindle is </w:delText>
        </w:r>
        <w:r w:rsidR="00105452" w:rsidDel="005C1809">
          <w:delText xml:space="preserve">to a </w:delText>
        </w:r>
        <w:r w:rsidR="00951845" w:rsidDel="005C1809">
          <w:delText>SO</w:delText>
        </w:r>
        <w:r w:rsidR="00105452" w:rsidDel="005C1809">
          <w:delText xml:space="preserve"> that the</w:delText>
        </w:r>
      </w:del>
      <w:ins w:id="215" w:author="Daniel" w:date="2018-11-09T14:40:00Z">
        <w:r w:rsidR="005C1809">
          <w:t>this</w:t>
        </w:r>
      </w:ins>
      <w:r w:rsidR="00105452">
        <w:t xml:space="preserve"> </w:t>
      </w:r>
      <w:del w:id="216" w:author="Daniel" w:date="2018-11-09T14:38:00Z">
        <w:r w:rsidR="00105452" w:rsidDel="005C1809">
          <w:delText xml:space="preserve">SO </w:delText>
        </w:r>
      </w:del>
      <w:ins w:id="217" w:author="Daniel" w:date="2018-11-09T14:38:00Z">
        <w:r w:rsidR="005C1809">
          <w:t xml:space="preserve">transient </w:t>
        </w:r>
      </w:ins>
      <w:r w:rsidR="00105452">
        <w:t xml:space="preserve">depolarization modifies the </w:t>
      </w:r>
      <w:del w:id="218" w:author="Daniel" w:date="2018-11-09T14:38:00Z">
        <w:r w:rsidR="00105452" w:rsidDel="005C1809">
          <w:delText>functional connectivity</w:delText>
        </w:r>
      </w:del>
      <w:ins w:id="219" w:author="Daniel" w:date="2018-11-09T14:38:00Z">
        <w:r w:rsidR="005C1809">
          <w:t>correlation structure</w:t>
        </w:r>
      </w:ins>
      <w:r w:rsidR="00105452">
        <w:t xml:space="preserve"> by </w:t>
      </w:r>
      <w:ins w:id="220" w:author="Daniel" w:date="2018-11-09T14:39:00Z">
        <w:r w:rsidR="005C1809">
          <w:t xml:space="preserve">adding energy to the network, </w:t>
        </w:r>
      </w:ins>
      <w:del w:id="221" w:author="Daniel" w:date="2018-11-09T14:39:00Z">
        <w:r w:rsidR="00105452" w:rsidDel="005C1809">
          <w:delText>allowing even weaker connections to trigger firing</w:delText>
        </w:r>
      </w:del>
      <w:ins w:id="222" w:author="Daniel" w:date="2018-11-09T14:50:00Z">
        <w:r w:rsidR="00157431">
          <w:t xml:space="preserve">causing an increase </w:t>
        </w:r>
      </w:ins>
      <w:ins w:id="223" w:author="Daniel" w:date="2018-11-09T14:51:00Z">
        <w:r w:rsidR="00157431">
          <w:t>in</w:t>
        </w:r>
      </w:ins>
      <w:ins w:id="224" w:author="Daniel" w:date="2018-11-09T14:41:00Z">
        <w:r w:rsidR="005C1809">
          <w:t xml:space="preserve"> </w:t>
        </w:r>
      </w:ins>
      <w:ins w:id="225" w:author="Daniel" w:date="2018-11-09T14:51:00Z">
        <w:r w:rsidR="00157431">
          <w:t>new cofiring patterns</w:t>
        </w:r>
      </w:ins>
      <w:ins w:id="226" w:author="Daniel" w:date="2018-11-09T14:41:00Z">
        <w:r w:rsidR="005C1809">
          <w:t xml:space="preserve">. </w:t>
        </w:r>
      </w:ins>
      <w:del w:id="227" w:author="Daniel" w:date="2018-11-09T14:41:00Z">
        <w:r w:rsidR="00105452" w:rsidDel="005C1809">
          <w:delText>, thereby reducing low values.</w:delText>
        </w:r>
        <w:r w:rsidR="00F6095E" w:rsidDel="005C1809">
          <w:delText xml:space="preserve"> </w:delText>
        </w:r>
        <w:r w:rsidR="00105452" w:rsidDel="005C1809">
          <w:delText>Such a mechanism could also reduce the possibility of maintaining stronger connectivity.</w:delText>
        </w:r>
        <w:r w:rsidR="00F6095E" w:rsidDel="005C1809">
          <w:delText xml:space="preserve"> </w:delText>
        </w:r>
        <w:r w:rsidR="00105452" w:rsidDel="005C1809">
          <w:delText xml:space="preserve"> </w:delText>
        </w:r>
      </w:del>
      <w:r w:rsidR="00105452">
        <w:t xml:space="preserve">In contrast, </w:t>
      </w:r>
      <w:ins w:id="228" w:author="Daniel" w:date="2018-11-09T14:42:00Z">
        <w:r w:rsidR="005C1809">
          <w:t>the spiking correlation structure</w:t>
        </w:r>
      </w:ins>
      <w:del w:id="229" w:author="Daniel" w:date="2018-11-09T14:42:00Z">
        <w:r w:rsidR="00105452" w:rsidDel="005C1809">
          <w:delText>spiking</w:delText>
        </w:r>
      </w:del>
      <w:r w:rsidR="00105452">
        <w:t xml:space="preserve"> during </w:t>
      </w:r>
      <w:ins w:id="230" w:author="Daniel" w:date="2018-11-09T14:42:00Z">
        <w:r w:rsidR="008C2AA5">
          <w:t xml:space="preserve">independent </w:t>
        </w:r>
      </w:ins>
      <w:r w:rsidR="00105452">
        <w:t xml:space="preserve">spindles </w:t>
      </w:r>
      <w:del w:id="231" w:author="Daniel" w:date="2018-11-09T14:42:00Z">
        <w:r w:rsidR="00105452" w:rsidDel="008C2AA5">
          <w:delText xml:space="preserve">removed from a SO </w:delText>
        </w:r>
      </w:del>
      <w:del w:id="232" w:author="Daniel" w:date="2018-11-09T14:46:00Z">
        <w:r w:rsidR="00105452" w:rsidDel="00927DE2">
          <w:delText>may</w:delText>
        </w:r>
      </w:del>
      <w:ins w:id="233" w:author="Daniel" w:date="2018-11-09T14:46:00Z">
        <w:r w:rsidR="00927DE2">
          <w:t>likely</w:t>
        </w:r>
      </w:ins>
      <w:r w:rsidR="00105452">
        <w:t xml:space="preserve"> </w:t>
      </w:r>
      <w:del w:id="234" w:author="Daniel" w:date="2018-11-09T14:43:00Z">
        <w:r w:rsidR="00105452" w:rsidDel="006171C7">
          <w:delText xml:space="preserve">be </w:delText>
        </w:r>
      </w:del>
      <w:del w:id="235" w:author="Daniel" w:date="2018-11-09T14:42:00Z">
        <w:r w:rsidR="00105452" w:rsidDel="008C2AA5">
          <w:delText xml:space="preserve">influenced </w:delText>
        </w:r>
      </w:del>
      <w:ins w:id="236" w:author="Daniel" w:date="2018-11-09T14:42:00Z">
        <w:r w:rsidR="008C2AA5">
          <w:t>reflect</w:t>
        </w:r>
      </w:ins>
      <w:ins w:id="237" w:author="Daniel" w:date="2018-11-09T14:46:00Z">
        <w:r w:rsidR="00927DE2">
          <w:t>s</w:t>
        </w:r>
      </w:ins>
      <w:ins w:id="238" w:author="Daniel" w:date="2018-11-09T14:42:00Z">
        <w:r w:rsidR="008C2AA5">
          <w:t xml:space="preserve"> </w:t>
        </w:r>
      </w:ins>
      <w:del w:id="239" w:author="Daniel" w:date="2018-11-09T14:42:00Z">
        <w:r w:rsidR="00105452" w:rsidDel="008C2AA5">
          <w:delText xml:space="preserve">by </w:delText>
        </w:r>
      </w:del>
      <w:r w:rsidR="00105452">
        <w:t>the ‘baseline’ cortical connectivity</w:t>
      </w:r>
      <w:del w:id="240" w:author="Daniel" w:date="2018-11-09T14:43:00Z">
        <w:r w:rsidR="00105452" w:rsidDel="008C2AA5">
          <w:delText>, and thus contain a more skewed sample of larger and smaller correlations</w:delText>
        </w:r>
      </w:del>
      <w:r w:rsidR="00105452">
        <w:t>.</w:t>
      </w:r>
      <w:del w:id="241" w:author="Daniel" w:date="2018-11-09T14:48:00Z">
        <w:r w:rsidR="00105452" w:rsidDel="00D57F2D">
          <w:delText xml:space="preserve"> </w:delText>
        </w:r>
      </w:del>
      <w:del w:id="242" w:author="Daniel" w:date="2018-11-09T14:43:00Z">
        <w:r w:rsidR="00105452" w:rsidDel="008C2AA5">
          <w:delText xml:space="preserve">This induced homogenization could generally also reflect that when </w:delText>
        </w:r>
        <w:r w:rsidR="00897E33" w:rsidDel="008C2AA5">
          <w:delText>spindles are closer to</w:delText>
        </w:r>
        <w:r w:rsidR="00412AFF" w:rsidDel="008C2AA5">
          <w:delText xml:space="preserve"> </w:delText>
        </w:r>
        <w:r w:rsidR="00985181" w:rsidDel="008C2AA5">
          <w:delText>SO</w:delText>
        </w:r>
        <w:r w:rsidR="00105452" w:rsidDel="008C2AA5">
          <w:delText xml:space="preserve">, there is a greater </w:delText>
        </w:r>
        <w:r w:rsidR="00A84531" w:rsidDel="008C2AA5">
          <w:delText>explor</w:delText>
        </w:r>
        <w:r w:rsidR="00EF7DEC" w:rsidDel="008C2AA5">
          <w:delText>ation</w:delText>
        </w:r>
        <w:r w:rsidR="00951845" w:rsidDel="008C2AA5">
          <w:delText xml:space="preserve"> of more neural states.</w:delText>
        </w:r>
        <w:r w:rsidR="00F6095E" w:rsidDel="008C2AA5">
          <w:delText xml:space="preserve"> </w:delText>
        </w:r>
      </w:del>
      <w:del w:id="243" w:author="Daniel" w:date="2018-11-09T14:48:00Z">
        <w:r w:rsidR="00C4077F" w:rsidDel="00D57F2D">
          <w:delText xml:space="preserve">This </w:delText>
        </w:r>
        <w:r w:rsidR="00E9266E" w:rsidDel="00D57F2D">
          <w:delText xml:space="preserve">novel exploration </w:delText>
        </w:r>
        <w:r w:rsidR="000026AD" w:rsidDel="00D57F2D">
          <w:delText>function</w:delText>
        </w:r>
        <w:r w:rsidR="006733FE" w:rsidDel="00D57F2D">
          <w:delText xml:space="preserve"> </w:delText>
        </w:r>
        <w:r w:rsidR="00C4077F" w:rsidDel="00D57F2D">
          <w:delText xml:space="preserve">is </w:delText>
        </w:r>
        <w:r w:rsidR="00534722" w:rsidDel="00D57F2D">
          <w:delText xml:space="preserve">in line with research that demonstrates a link between sleep and </w:delText>
        </w:r>
        <w:r w:rsidR="00486072" w:rsidDel="00D57F2D">
          <w:delText xml:space="preserve">improved </w:delText>
        </w:r>
        <w:r w:rsidR="00534722" w:rsidDel="00D57F2D">
          <w:delText>generalization</w:delText>
        </w:r>
        <w:r w:rsidR="00641141" w:rsidDel="00D57F2D">
          <w:delText xml:space="preserve"> </w:delText>
        </w:r>
        <w:r w:rsidR="00E0680E" w:rsidDel="00D57F2D">
          <w:fldChar w:fldCharType="begin" w:fldLock="1"/>
        </w:r>
        <w:r w:rsidR="003C3200" w:rsidDel="00D57F2D">
          <w:delInstrText>ADDIN CSL_CITATION {"citationItems":[{"id":"ITEM-1","itemData":{"DOI":"10.1073/pnas.0700094104","ISBN":"0027-8424 (Print)\\r0027-8424 (Linking)","ISSN":"0027-8424","PMID":"17449637","abstract":"Relational memory, the flexible ability to generalize across existing stores of information, is a fundamental property of human cognition. Little is known, however, about how and when this inferential knowledge emerges. Here, we test the hypothesis that human relational memory develops during offline time periods. Fifty-six participants initially learned five \"premise pairs\" (A&gt;B, B&gt;C, C&gt;D, D&gt;E, and E&gt;F). Unknown to subjects, the pairs contained an embedded hierarchy (A&gt;B&gt;C&gt;D&gt;E&gt;F). Following an offline delay of either 20 min, 12 hr (wake or sleep), or 24 hr, knowledge of the hierarchy was tested by examining inferential judgments for novel \"inference pairs\" (B&gt;D, C&gt;E, and B&gt;E). Despite all groups achieving near-identical premise pair retention after the offline delay (all groups, &gt;85%; the building blocks of the hierarchy), a striking dissociation was evident in the ability to make relational inference judgments: the 20-min group showed no evidence of inferential ability (52%), whereas the 12- and 24-hr groups displayed highly significant relational memory developments (inference ability of both groups, &gt;75%; P &lt; 0.001). Moreover, if the 12-hr period contained sleep, an additional boost to relational memory was seen for the most distant inferential judgment (the B&gt;E pair; sleep = 93%, wake = 69%, P = 0.03). Interestingly, despite this increase in performance, the sleep benefit was not associated with an increase in subjective confidence for these judgments. Together, these findings demonstrate that human relational memory develops during offline time delays. Furthermore, sleep appears to preferentially facilitate this process by enhancing hierarchical memory binding, thereby allowing superior performance for the more distant inferential judgments, a benefit that may operate below the level of conscious awareness.","author":[{"dropping-particle":"","family":"Ellenbogen","given":"J. M.","non-dropping-particle":"","parse-names":false,"suffix":""},{"dropping-particle":"","family":"Hu","given":"P. T.","non-dropping-particle":"","parse-names":false,"suffix":""},{"dropping-particle":"","family":"Payne","given":"J. D.","non-dropping-particle":"","parse-names":false,"suffix":""},{"dropping-particle":"","family":"Titone","given":"D.","non-dropping-particle":"","parse-names":false,"suffix":""},{"dropping-particle":"","family":"Walker","given":"M. P.","non-dropping-particle":"","parse-names":false,"suffix":""}],"container-title":"Proceedings of the National Academy of Sciences","id":"ITEM-1","issue":"18","issued":{"date-parts":[["2007"]]},"page":"7723-7728","title":"Human relational memory requires time and sleep","type":"article-journal","volume":"104"},"uris":["http://www.mendeley.com/documents/?uuid=3b905d77-514b-4b0a-a9d7-f19da166a443"]},{"id":"ITEM-2","itemData":{"DOI":"10.1101/lm.1634509","ISBN":"1549-5485 (Electronic)\\r1072-0502 (Linking)","ISSN":"10720502","PMID":"19926780","abstract":"The ability to categorize objects and events in the world around us is a fundamental and critical aspect of human learning. We trained healthy adults on a probabilistic category-learning task in two different training modes. The aim of this study was to see whether either form of probabilistic category learning (feedback or observational) undergoes subsequent enhancement during sleep. Our results suggest that after training, a good night of sleep can lead to improved performance the following day on such tasks.","author":[{"dropping-particle":"","family":"Djonlagic","given":"Ina","non-dropping-particle":"","parse-names":false,"suffix":""},{"dropping-particle":"","family":"Rosenfeld","given":"Andrew","non-dropping-particle":"","parse-names":false,"suffix":""},{"dropping-particle":"","family":"Shohamy","given":"Daphna","non-dropping-particle":"","parse-names":false,"suffix":""},{"dropping-particle":"","family":"Myers","given":"Catherine","non-dropping-particle":"","parse-names":false,"suffix":""},{"dropping-particle":"","family":"Gluck","given":"Mark","non-dropping-particle":"","parse-names":false,"suffix":""},{"dropping-particle":"","family":"Stickgold","given":"Robert","non-dropping-particle":"","parse-names":false,"suffix":""}],"container-title":"Learning and Memory","id":"ITEM-2","issue":"12","issued":{"date-parts":[["2009"]]},"page":"751-755","title":"Sleep enhances category learning","type":"article-journal","volume":"16"},"uris":["http://www.mendeley.com/documents/?uuid=30376130-f36f-42f0-a975-b0b9dddad950"]},{"id":"ITEM-3","itemData":{"DOI":"10.1038/nature01951","ISBN":"1476-4687 (Electronic)\\r0028-0836 (Linking)","ISSN":"00280836","PMID":"14534586","abstract":"Memory consolidation resulting from sleep has been seen broadly: in verbal list learning, spatial learning, and skill acquisition in visual and motor tasks. These tasks do not generalize across spatial locations or motor sequences, or to different stimuli in the same location. Although episodic rote learning constitutes a large part of any organism's learning, generalization is a hallmark of adaptive behaviour. In speech, the same phoneme often has different acoustic patterns depending on context. Training on a small set of words improves performance on novel words using the same phonemes but with different acoustic patterns, demonstrating perceptual generalization. Here we show a role of sleep in the consolidation of a naturalistic spoken-language learning task that produces generalization of phonological categories across different acoustic patterns. Recognition performance immediately after training showed a significant improvement that subsequently degraded over the span of a day's retention interval, but completely recovered following sleep. Thus, sleep facilitates the recovery and subsequent retention of material learned opportunistically at any time throughout the day. Performance recovery indicates that representations and mappings associated with generalization are refined and stabilized during sleep.","author":[{"dropping-particle":"","family":"Fenn","given":"Kimberly M.","non-dropping-particle":"","parse-names":false,"suffix":""},{"dropping-particle":"","family":"Nusbaum","given":"Howard C.","non-dropping-particle":"","parse-names":false,"suffix":""},{"dropping-particle":"","family":"Margoliash","given":"Daniel","non-dropping-particle":"","parse-names":false,"suffix":""}],"container-title":"Nature","id":"ITEM-3","issue":"6958","issued":{"date-parts":[["2003"]]},"page":"614-616","title":"Consolidation during sleep of perceptual learning of spoken language","type":"article-journal","volume":"425"},"uris":["http://www.mendeley.com/documents/?uuid=72aed13e-bcbc-4b3d-9480-27bf9af344a2"]},{"id":"ITEM-4","itemData":{"DOI":"10.1038/nature02223","ISBN":"1476-4687 (Electronic)\\r0028-0836 (Linking)","ISSN":"00280836","PMID":"14737168","author":[{"dropping-particle":"","family":"Wagner","given":"Ullrich","non-dropping-particle":"","parse-names":false,"suffix":""},{"dropping-particle":"","family":"Gais","given":"Steffen","non-dropping-particle":"","parse-names":false,"suffix":""},{"dropping-particle":"","family":"Haider","given":"Hilde","non-dropping-particle":"","parse-names":false,"suffix":""},{"dropping-particle":"","family":"Verleger","given":"Rolf","non-dropping-particle":"","parse-names":false,"suffix":""},{"dropping-particle":"","family":"Born","given":"Jan","non-dropping-particle":"","parse-names":false,"suffix":""}],"id":"ITEM-4","issue":"January","issued":{"date-parts":[["2004"]]},"page":"21-24","title":"Wagner 2004 Sleep inspires insight","type":"article-journal","volume":"427"},"uris":["http://www.mendeley.com/documents/?uuid=bd34468b-2a98-4f54-b61f-eee42f536ffa"]}],"mendeley":{"formattedCitation":"(Djonlagic et al. 2009; Ellenbogen et al. 2007; Fenn, Nusbaum, and Margoliash 2003; Wagner et al. 2004)","plainTextFormattedCitation":"(Djonlagic et al. 2009; Ellenbogen et al. 2007; Fenn, Nusbaum, and Margoliash 2003; Wagner et al. 2004)","previouslyFormattedCitation":"(Djonlagic et al. 2009; Ellenbogen et al. 2007; Fenn, Nusbaum, and Margoliash 2003; Wagner et al. 2004)"},"properties":{"noteIndex":0},"schema":"https://github.com/citation-style-language/schema/raw/master/csl-citation.json"}</w:delInstrText>
        </w:r>
        <w:r w:rsidR="00E0680E" w:rsidDel="00D57F2D">
          <w:fldChar w:fldCharType="separate"/>
        </w:r>
        <w:r w:rsidR="00AF64B5" w:rsidRPr="00AF64B5" w:rsidDel="00D57F2D">
          <w:rPr>
            <w:noProof/>
          </w:rPr>
          <w:delText>(Djonlagic et al. 2009; Ellenbogen et al. 2007; Fenn, Nusbaum, and Margoliash 2003; Wagner et al. 2004)</w:delText>
        </w:r>
        <w:r w:rsidR="00E0680E" w:rsidDel="00D57F2D">
          <w:fldChar w:fldCharType="end"/>
        </w:r>
      </w:del>
      <w:del w:id="244" w:author="Daniel" w:date="2018-11-09T14:47:00Z">
        <w:r w:rsidR="00FD54A0" w:rsidDel="00E82BDE">
          <w:delText xml:space="preserve">, </w:delText>
        </w:r>
        <w:r w:rsidR="001352F4" w:rsidDel="00E82BDE">
          <w:delText>or</w:delText>
        </w:r>
        <w:r w:rsidR="00FD54A0" w:rsidDel="00E82BDE">
          <w:delText xml:space="preserve"> may be a feature that is specific to the motor system</w:delText>
        </w:r>
      </w:del>
      <w:del w:id="245" w:author="Daniel" w:date="2018-11-09T14:48:00Z">
        <w:r w:rsidR="00534722" w:rsidDel="00D57F2D">
          <w:delText>.</w:delText>
        </w:r>
      </w:del>
      <w:del w:id="246" w:author="Daniel" w:date="2018-11-09T14:43:00Z">
        <w:r w:rsidR="00534722" w:rsidDel="00927DE2">
          <w:delText xml:space="preserve"> </w:delText>
        </w:r>
        <w:r w:rsidR="00315CB8" w:rsidRPr="008E1572" w:rsidDel="00927DE2">
          <w:rPr>
            <w:highlight w:val="yellow"/>
          </w:rPr>
          <w:delText>Distance</w:delText>
        </w:r>
      </w:del>
    </w:p>
    <w:p w14:paraId="710463FB" w14:textId="77777777" w:rsidR="00105452" w:rsidRDefault="00105452" w:rsidP="00105452"/>
    <w:p w14:paraId="16D2DEA7" w14:textId="400A4E04" w:rsidR="00F1094C" w:rsidRDefault="002C10BF">
      <w:r>
        <w:t xml:space="preserve">Additionally, the </w:t>
      </w:r>
      <w:r w:rsidR="006C5088">
        <w:t>active system consolidation</w:t>
      </w:r>
      <w:r>
        <w:t xml:space="preserve"> framework </w:t>
      </w:r>
      <w:r w:rsidR="00AF5BD9">
        <w:t>proposes</w:t>
      </w:r>
      <w:r>
        <w:t xml:space="preserve"> that </w:t>
      </w:r>
      <w:r w:rsidR="00B21C30">
        <w:t xml:space="preserve">spindles nested within SO are </w:t>
      </w:r>
      <w:r w:rsidR="00F334EC">
        <w:t xml:space="preserve">a </w:t>
      </w:r>
      <w:r w:rsidR="00934C9B">
        <w:t>distinct</w:t>
      </w:r>
      <w:r w:rsidR="002D36F2">
        <w:t xml:space="preserve"> </w:t>
      </w:r>
      <w:r w:rsidR="00F334EC">
        <w:t xml:space="preserve">phenomenon </w:t>
      </w:r>
      <w:r w:rsidR="001555BA">
        <w:t>from</w:t>
      </w:r>
      <w:r w:rsidR="002D36F2">
        <w:t xml:space="preserve"> </w:t>
      </w:r>
      <w:r w:rsidR="00AD4D3C">
        <w:t xml:space="preserve">non-overlapping </w:t>
      </w:r>
      <w:r w:rsidR="002D36F2">
        <w:t>SO or spindles</w:t>
      </w:r>
      <w:r w:rsidR="00B21C30">
        <w:t xml:space="preserve">. Several studies have accordingly </w:t>
      </w:r>
      <w:r w:rsidR="0044475D">
        <w:t>categorized</w:t>
      </w:r>
      <w:r w:rsidR="00B21C30">
        <w:t xml:space="preserve"> SO and spindles </w:t>
      </w:r>
      <w:r w:rsidR="0044475D">
        <w:t>as</w:t>
      </w:r>
      <w:r w:rsidR="00B21C30">
        <w:t xml:space="preserve"> nested or unnested and observed significant differences between these groups</w:t>
      </w:r>
      <w:r w:rsidR="00631667">
        <w:t xml:space="preserve"> in prefrontal cortex</w:t>
      </w:r>
      <w:r w:rsidR="00FF16E4">
        <w:t xml:space="preserve"> </w:t>
      </w:r>
      <w:r w:rsidR="00C73EAB">
        <w:fldChar w:fldCharType="begin" w:fldLock="1"/>
      </w:r>
      <w:r w:rsidR="003C3200">
        <w:instrText>ADDIN CSL_CITATION {"citationItems":[{"id":"ITEM-1","itemData":{"DOI":"10.1016/j.neuron.2017.06.025","ISSN":"08966273","PMID":"28689981","author":[{"dropping-particle":"V.","family":"Latchoumane","given":"Charles-Francois","non-dropping-particle":"","parse-names":false,"suffix":""},{"dropping-particle":"V.","family":"Ngo","given":"Hong-Viet","non-dropping-particle":"","parse-names":false,"suffix":""},{"dropping-particle":"","family":"Born","given":"Jan","non-dropping-particle":"","parse-names":false,"suffix":""},{"dropping-particle":"","family":"Shin","given":"Hee-Sup","non-dropping-particle":"","parse-names":false,"suffix":""}],"container-title":"Neuron","id":"ITEM-1","issued":{"date-parts":[["2017"]]},"page":"1-12","publisher":"Elsevier Inc.","title":"Thalamic Spindles Promote Memory Formation during Sleep through Triple Phase-Locking of Cortical, Thalamic, and Hippocampal Rhythms","type":"article-journal"},"uris":["http://www.mendeley.com/documents/?uuid=30fc5cbf-d864-4bbb-9c20-d844071b0566"]},{"id":"ITEM-2","itemData":{"DOI":"10.1073/pnas.1805517115","ISSN":"0027-8424","PMID":"30209214","abstract":"Slow oscillations and spindles are hallmarks of the EEG during slow-wave sleep. They are thought to support memory consolidation, particularly in instances where the faster spindle nests into the “upstate” of a slow oscillation. Using two-photon and wide-field imaging, we recorded calcium transients from distinct populations of cortical excitatory and inhibitory neurons during sleep in mice. Compared with spindles or slow oscillations occurring in isolation, events where spindles nested in a slow oscillation upstate were indeed accompanied by a unique pattern of calcium activity where high pyramidal cell activity appears to concur with high perisomatic inhibition through parvalbumin-positive interneurons and with low dendritic inhibition through somatostatin-positive interneurons. These conditions might foster dendritic plasticity.\n\nSlow oscillations and sleep spindles are hallmarks of the EEG during slow-wave sleep (SWS). Both oscillatory events, especially when co-occurring in the constellation of spindles nesting in the slow oscillation upstate, are considered to support memory formation and underlying synaptic plasticity. The regulatory mechanisms of this function at the circuit level are poorly understood. Here, using two-photon imaging in mice, we relate EEG-recorded slow oscillations and spindles to calcium signals recorded from the soma of cortical putative pyramidal-like (Pyr) cells and neighboring parvalbumin-positive interneurons (PV-Ins) or somatostatin-positive interneurons (SOM-Ins). Pyr calcium activity was increased more than threefold when spindles co-occurred with slow oscillation upstates compared with slow oscillations or spindles occurring in isolation. Independent of whether or not a spindle was nested in the slow oscillation upstate, the slow oscillation downstate was preceded by enhanced calcium signal in SOM-Ins that vanished during the upstate, whereas spindles were associated with strongly increased PV-In calcium activity. Additional wide-field calcium imaging of Pyr cells confirmed the enhanced calcium activity and its widespread topography associated with spindles nested in slow oscillation upstates. In conclusion, when spindles are nested in slow oscillation upstates, maximum Pyr activity appears to concur with strong perisomatic inhibition of Pyr cells via PV-Ins and low dendritic inhibition via SOM-Ins (i.e., conditions that might optimize synaptic plasticity within local cortical circuits).","author":[{"dropping-particle":"","family":"Niethard","given":"Niels","non-dropping-particle":"","parse-names":false,"suffix":""},{"dropping-particle":"V.","family":"Ngo","given":"Hong-Viet","non-dropping-particle":"","parse-names":false,"suffix":""},{"dropping-particle":"","family":"Ehrlich","given":"Ingrid","non-dropping-particle":"","parse-names":false,"suffix":""},{"dropping-particle":"","family":"Born","given":"Jan","non-dropping-particle":"","parse-names":false,"suffix":""}],"container-title":"Proceedings of the National Academy of Sciences","id":"ITEM-2","issued":{"date-parts":[["2018"]]},"page":"201805517","title":"Cortical circuit activity underlying sleep slow oscillations and spindles","type":"article-journal"},"uris":["http://www.mendeley.com/documents/?uuid=7d1c52a4-7081-4eb8-9528-a2658f8c3958"]}],"mendeley":{"formattedCitation":"(Latchoumane et al. 2017; Niethard et al. 2018)","plainTextFormattedCitation":"(Latchoumane et al. 2017; Niethard et al. 2018)","previouslyFormattedCitation":"(Latchoumane et al. 2017; Niethard et al. 2018)"},"properties":{"noteIndex":0},"schema":"https://github.com/citation-style-language/schema/raw/master/csl-citation.json"}</w:instrText>
      </w:r>
      <w:r w:rsidR="00C73EAB">
        <w:fldChar w:fldCharType="separate"/>
      </w:r>
      <w:r w:rsidR="00AF64B5" w:rsidRPr="00AF64B5">
        <w:rPr>
          <w:noProof/>
        </w:rPr>
        <w:t>(Latchoumane et al. 2017; Niethard et al. 2018)</w:t>
      </w:r>
      <w:r w:rsidR="00C73EAB">
        <w:fldChar w:fldCharType="end"/>
      </w:r>
      <w:r w:rsidR="00B21C30">
        <w:t>.</w:t>
      </w:r>
      <w:r w:rsidR="001F7688">
        <w:t xml:space="preserve"> </w:t>
      </w:r>
      <w:r w:rsidR="00481FAD">
        <w:t xml:space="preserve">Rather than using a binary </w:t>
      </w:r>
      <w:r w:rsidR="000E3BB2">
        <w:t>categorization</w:t>
      </w:r>
      <w:r w:rsidR="00481FAD">
        <w:t xml:space="preserve">, we decided to </w:t>
      </w:r>
      <w:r w:rsidR="003473F2">
        <w:t>compare spindles across a range of time delays after SO.</w:t>
      </w:r>
      <w:r w:rsidR="002D36F2">
        <w:t xml:space="preserve"> Using this organization we did not find a stark difference between nest</w:t>
      </w:r>
      <w:r w:rsidR="00A961A3">
        <w:t>ed and barely unnested spindles;</w:t>
      </w:r>
      <w:r w:rsidR="002D36F2">
        <w:t xml:space="preserve"> </w:t>
      </w:r>
      <w:r w:rsidR="00A961A3">
        <w:t>r</w:t>
      </w:r>
      <w:r w:rsidR="002D36F2">
        <w:t xml:space="preserve">ather, we </w:t>
      </w:r>
      <w:r w:rsidR="00A961A3">
        <w:t>observed</w:t>
      </w:r>
      <w:r w:rsidR="002D36F2">
        <w:t xml:space="preserve"> </w:t>
      </w:r>
      <w:r w:rsidR="0044475D">
        <w:t xml:space="preserve">a relatively smooth progression, where </w:t>
      </w:r>
      <w:r w:rsidR="00A961A3">
        <w:t>the distribution of pairwi</w:t>
      </w:r>
      <w:r w:rsidR="00F8369B">
        <w:t xml:space="preserve">se correlations </w:t>
      </w:r>
      <w:r w:rsidR="0044475D">
        <w:t xml:space="preserve">appears </w:t>
      </w:r>
      <w:r w:rsidR="00241075">
        <w:t>to become more</w:t>
      </w:r>
      <w:r w:rsidR="0044475D">
        <w:t xml:space="preserve"> </w:t>
      </w:r>
      <w:ins w:id="247" w:author="Daniel" w:date="2018-11-09T14:44:00Z">
        <w:r w:rsidR="00927DE2">
          <w:t>narrow</w:t>
        </w:r>
        <w:r w:rsidR="00927DE2">
          <w:t xml:space="preserve"> </w:t>
        </w:r>
      </w:ins>
      <w:r w:rsidR="00F8369B">
        <w:t xml:space="preserve">as spindles </w:t>
      </w:r>
      <w:r w:rsidR="0044475D">
        <w:t>occur</w:t>
      </w:r>
      <w:r w:rsidR="00F8369B">
        <w:t xml:space="preserve"> closer to </w:t>
      </w:r>
      <w:commentRangeStart w:id="248"/>
      <w:r w:rsidR="00F8369B">
        <w:t>SO</w:t>
      </w:r>
      <w:commentRangeEnd w:id="248"/>
      <w:r w:rsidR="00927DE2">
        <w:rPr>
          <w:rStyle w:val="CommentReference"/>
        </w:rPr>
        <w:commentReference w:id="248"/>
      </w:r>
      <w:r w:rsidR="00F8369B">
        <w:t>.</w:t>
      </w:r>
    </w:p>
    <w:p w14:paraId="3EF0813F" w14:textId="77777777" w:rsidR="00FC783D" w:rsidRDefault="00FC783D" w:rsidP="00AE6898"/>
    <w:p w14:paraId="7787F895" w14:textId="27B7B706" w:rsidR="00E765D8" w:rsidRPr="00E765D8" w:rsidRDefault="00E765D8" w:rsidP="00CC5D35">
      <w:pPr>
        <w:pStyle w:val="Heading1"/>
      </w:pPr>
      <w:r w:rsidRPr="00E765D8">
        <w:t>Implications for homeostasis</w:t>
      </w:r>
    </w:p>
    <w:p w14:paraId="28C97C84" w14:textId="532392A3" w:rsidR="00CF06ED" w:rsidRDefault="00BF7EC7" w:rsidP="004D0EF7">
      <w:r>
        <w:t>In addition to active consolidation, s</w:t>
      </w:r>
      <w:r w:rsidR="008668F3">
        <w:t xml:space="preserve">leep is thought to </w:t>
      </w:r>
      <w:r w:rsidR="005C551A">
        <w:t>sub</w:t>
      </w:r>
      <w:r w:rsidR="008668F3">
        <w:t>serve a homeostatic role</w:t>
      </w:r>
      <w:r w:rsidR="005C551A">
        <w:t>. This is</w:t>
      </w:r>
      <w:r w:rsidR="00717DC3">
        <w:t xml:space="preserve">, in part, based on </w:t>
      </w:r>
      <w:r w:rsidR="00511379">
        <w:t>observed changes over the course of sleep in LFP</w:t>
      </w:r>
      <w:r w:rsidR="007A2230">
        <w:t xml:space="preserve"> power</w:t>
      </w:r>
      <w:r w:rsidR="00511379">
        <w:t xml:space="preserve"> and synaptic strength</w:t>
      </w:r>
      <w:r w:rsidR="00D46851">
        <w:t xml:space="preserve"> </w:t>
      </w:r>
      <w:r w:rsidR="00B62549">
        <w:fldChar w:fldCharType="begin" w:fldLock="1"/>
      </w:r>
      <w:r w:rsidR="00CD6FFA">
        <w:instrText>ADDIN CSL_CITATION {"citationItems":[{"id":"ITEM-1","itemData":{"DOI":"10.1016/j.brainresbull.2003.09.004","ISBN":"1608263606","ISSN":"03619230","PMID":"14638388","abstract":"During much of sleep, the cerebral cortex is rippled by slow waves, which appear in the electroencephalogram as oscillations between 0.5 and 4.5Hz. Slow waves are regulated as a function of previous wakefulness, being maximal at the beginning of sleep and then progressively returning to a baseline level. This paper discusses a hypothesis about the significance of slow-wave activity and its homeostatic regulation. The hypothesis is as follows: Wakefulness is associated with synaptic potentiation in several cortical circuits; Synaptic potentiation is tied to the homeostatic regulation of slow-wave activity; Slow-wave activity is associated with synaptic downscaling; Synaptic downscaling is tied to the beneficial effects of sleep on performance.The hypothesized link between sleep and synaptic homeostasis is supported by several lines of evidence and leads to testable predictions. © 2003 Elsevier B.V. All rights reserved.","author":[{"dropping-particle":"","family":"Tononi","given":"Giulio","non-dropping-particle":"","parse-names":false,"suffix":""},{"dropping-particle":"","family":"Cirelli","given":"Chiara","non-dropping-particle":"","parse-names":false,"suffix":""}],"container-title":"Brain Research Bulletin","id":"ITEM-1","issue":"2","issued":{"date-parts":[["2003"]]},"page":"143-150","title":"Sleep and synaptic homeostasis: A hypothesis","type":"article-journal","volume":"62"},"uris":["http://www.mendeley.com/documents/?uuid=91838afc-a7db-4c42-b0f6-427633637959"]},{"id":"ITEM-2","itemData":{"DOI":"10.1016/j.neuron.2018.01.047","ISBN":"1879-0445 (Electronic)\r0960-9822 (Linking)","ISSN":"10974199","PMID":"29503184","abstract":"Activity-dependent synaptic plasticity is critical for cortical circuit refinement. The synaptic homeostasis hypothesis suggests that synaptic connections are strengthened during wake and downscaled during sleep; however, it is not obvious how the same plasticity rules could explain both outcomes. Using whole-cell recordings and optogenetic stimulation of presynaptic input in urethane-anesthetized mice, which exhibit slow-wave-sleep (SWS)-like activity, we show that synaptic plasticity rules are gated by cortical dynamics in vivo. While Down states support conventional spike timing-dependent plasticity, Up states are biased toward depression such that presynaptic stimulation alone leads to synaptic depression, while connections contributing to postsynaptic spiking are protected against this synaptic weakening. We find that this novel activity-dependent and input-specific downscaling mechanism has two important computational advantages: (1) improved signal-to-noise ratio, and (2) preservation of previously stored information. Thus, these synaptic plasticity rules provide an attractive mechanism for SWS-related synaptic downscaling and circuit refinement. González-Rueda et al. show that presynaptic activation during slow-wave-sleep-like activity in vivo causes synaptic depression, unless it contributes to postsynaptic spiking. This plasticity rule offers an attractive mechanism for circuit refinement that improves signal-to-noise ratio and preserves previously stored information.","author":[{"dropping-particle":"","family":"González-Rueda","given":"Ana","non-dropping-particle":"","parse-names":false,"suffix":""},{"dropping-particle":"","family":"Pedrosa","given":"Victor","non-dropping-particle":"","parse-names":false,"suffix":""},{"dropping-particle":"","family":"Feord","given":"Rachael C.","non-dropping-particle":"","parse-names":false,"suffix":""},{"dropping-particle":"","family":"Clopath","given":"Claudia","non-dropping-particle":"","parse-names":false,"suffix":""},{"dropping-particle":"","family":"Paulsen","given":"Ole","non-dropping-particle":"","parse-names":false,"suffix":""}],"container-title":"Neuron","id":"ITEM-2","issue":"6","issued":{"date-parts":[["2018"]]},"page":"1244-1252.e5","title":"Activity-Dependent Downscaling of Subthreshold Synaptic Inputs during Slow-Wave-Sleep-like Activity In Vivo","type":"article-journal","volume":"97"},"uris":["http://www.mendeley.com/documents/?uuid=e846e45b-75f9-4b18-bb33-93ef048d467b"]}],"mendeley":{"formattedCitation":"(González-Rueda et al. 2018; Tononi and Cirelli 2003)","plainTextFormattedCitation":"(González-Rueda et al. 2018; Tononi and Cirelli 2003)","previouslyFormattedCitation":"(González-Rueda et al. 2018; Tononi and Cirelli 2003)"},"properties":{"noteIndex":0},"schema":"https://github.com/citation-style-language/schema/raw/master/csl-citation.json"}</w:instrText>
      </w:r>
      <w:r w:rsidR="00B62549">
        <w:fldChar w:fldCharType="separate"/>
      </w:r>
      <w:r w:rsidR="00FA4960" w:rsidRPr="00FA4960">
        <w:rPr>
          <w:noProof/>
        </w:rPr>
        <w:t>(González-Rueda et al. 2018; Tononi and Cirelli 2003)</w:t>
      </w:r>
      <w:r w:rsidR="00B62549">
        <w:fldChar w:fldCharType="end"/>
      </w:r>
      <w:r w:rsidR="00717DC3">
        <w:t>.</w:t>
      </w:r>
      <w:r w:rsidR="007C69B3">
        <w:t xml:space="preserve"> </w:t>
      </w:r>
      <w:r w:rsidR="00015787">
        <w:t xml:space="preserve">This work has emphasized the role of slow waves and </w:t>
      </w:r>
      <w:r w:rsidR="004868E3">
        <w:t>SO</w:t>
      </w:r>
      <w:r w:rsidR="00015787">
        <w:t xml:space="preserve"> up-states</w:t>
      </w:r>
      <w:r w:rsidR="004868E3">
        <w:t xml:space="preserve"> </w:t>
      </w:r>
      <w:r w:rsidR="006D25FB">
        <w:t>in</w:t>
      </w:r>
      <w:r w:rsidR="00FA4960">
        <w:t xml:space="preserve"> synaptic downscaling</w:t>
      </w:r>
      <w:r w:rsidR="00A61218">
        <w:t>.</w:t>
      </w:r>
      <w:r w:rsidR="00913C44">
        <w:t xml:space="preserve"> </w:t>
      </w:r>
      <w:r w:rsidR="009119F6">
        <w:t>R</w:t>
      </w:r>
      <w:r w:rsidR="00463E9F">
        <w:t xml:space="preserve">ecent work has demonstrated that </w:t>
      </w:r>
      <w:r w:rsidR="00C15A38">
        <w:t xml:space="preserve">the distribution of </w:t>
      </w:r>
      <w:r w:rsidR="000F0E4D">
        <w:t>firing rates</w:t>
      </w:r>
      <w:r w:rsidR="00913C44">
        <w:t xml:space="preserve"> </w:t>
      </w:r>
      <w:r w:rsidR="00AD5964">
        <w:t>homogenizes</w:t>
      </w:r>
      <w:r w:rsidR="00913C44">
        <w:t xml:space="preserve"> during sleep</w:t>
      </w:r>
      <w:r w:rsidR="00C85F91">
        <w:t xml:space="preserve"> </w:t>
      </w:r>
      <w:r w:rsidR="00C85F91">
        <w:fldChar w:fldCharType="begin" w:fldLock="1"/>
      </w:r>
      <w:r w:rsidR="003C3200">
        <w:instrText>ADDIN CSL_CITATION {"citationItems":[{"id":"ITEM-1","itemData":{"DOI":"10.1016/j.neuron.2016.03.036","ISBN":"1097-4199 (Electronic)\\r0896-6273 (Linking)","ISSN":"10974199","PMID":"27133462","abstract":"Sleep exerts many effects on mammalian forebrain networks, including homeostatic effects on both synaptic strengths and firing rates. We used large-scale recordings to examine the activity of neurons in the frontal cortex of rats and first observed that the distribution of pyramidal cell firing rates was wide and strongly skewed toward high firing rates. Moreover, neurons from different parts of that distribution were differentially modulated by sleep substates. Periods of nonREM sleep reduced the activity of high firing rate neurons and tended to upregulate firing of slow-firing neurons. By contrast, the effect of REM was to reduce firing rates across the entire rate spectrum. Microarousals, interspersed within nonREM epochs, increased firing rates of slow-firing neurons. The net result of sleep was to homogenize the firing rate distribution. These findings are at variance with current homeostatic models and provide a novel view of sleep in adjusting network excitability. Watson et al. reveal a new form of regulation of neural activity by sleep. The firing rates of fast- and slow-firing neurons are homogenized over sleep. This effect is due to contributions from REM, nonREM, and sleep microarousals.","author":[{"dropping-particle":"","family":"Watson","given":"Brendon O.","non-dropping-particle":"","parse-names":false,"suffix":""},{"dropping-particle":"","family":"Levenstein","given":"Daniel","non-dropping-particle":"","parse-names":false,"suffix":""},{"dropping-particle":"","family":"Greene","given":"J. Palmer","non-dropping-particle":"","parse-names":false,"suffix":""},{"dropping-particle":"","family":"Gelinas","given":"Jennifer N.","non-dropping-particle":"","parse-names":false,"suffix":""},{"dropping-particle":"","family":"Buzsáki","given":"György","non-dropping-particle":"","parse-names":false,"suffix":""}],"container-title":"Neuron","id":"ITEM-1","issue":"4","issued":{"date-parts":[["2016"]]},"page":"839-852","title":"Network Homeostasis and State Dynamics of Neocortical Sleep","type":"article-journal","volume":"90"},"uris":["http://www.mendeley.com/documents/?uuid=3156882b-0d6f-4983-ac8c-ed794fba91e1"]}],"mendeley":{"formattedCitation":"(Watson et al. 2016)","plainTextFormattedCitation":"(Watson et al. 2016)","previouslyFormattedCitation":"(Watson et al. 2016)"},"properties":{"noteIndex":0},"schema":"https://github.com/citation-style-language/schema/raw/master/csl-citation.json"}</w:instrText>
      </w:r>
      <w:r w:rsidR="00C85F91">
        <w:fldChar w:fldCharType="separate"/>
      </w:r>
      <w:r w:rsidR="00AF64B5" w:rsidRPr="00AF64B5">
        <w:rPr>
          <w:noProof/>
        </w:rPr>
        <w:t>(Watson et al. 2016)</w:t>
      </w:r>
      <w:r w:rsidR="00C85F91">
        <w:fldChar w:fldCharType="end"/>
      </w:r>
      <w:r w:rsidR="000F0E4D">
        <w:t>.</w:t>
      </w:r>
      <w:r w:rsidR="007C5909">
        <w:t xml:space="preserve"> </w:t>
      </w:r>
      <w:r w:rsidR="00643E07">
        <w:t xml:space="preserve">Watson et al., </w:t>
      </w:r>
      <w:r w:rsidR="000F0E4D">
        <w:t xml:space="preserve">showed that </w:t>
      </w:r>
      <w:r w:rsidR="00893875">
        <w:t xml:space="preserve">low-firing </w:t>
      </w:r>
      <w:r w:rsidR="00784D1E">
        <w:t>neurons</w:t>
      </w:r>
      <w:r w:rsidR="00893875">
        <w:t xml:space="preserve"> increase their activity and high-firing neurons decrease their activity </w:t>
      </w:r>
      <w:r w:rsidR="00D80A2F">
        <w:t>after</w:t>
      </w:r>
      <w:r w:rsidR="00333F2A">
        <w:t xml:space="preserve"> </w:t>
      </w:r>
      <w:r w:rsidR="00FA3316">
        <w:t>N</w:t>
      </w:r>
      <w:r w:rsidR="001D3C43">
        <w:t>REM</w:t>
      </w:r>
      <w:r w:rsidR="001F6748">
        <w:t xml:space="preserve"> </w:t>
      </w:r>
      <w:r w:rsidR="00333F2A">
        <w:t>sleep</w:t>
      </w:r>
      <w:r w:rsidR="00D80A2F">
        <w:t xml:space="preserve"> episodes</w:t>
      </w:r>
      <w:r w:rsidR="003F33C8">
        <w:t>,</w:t>
      </w:r>
      <w:r w:rsidR="000E64FF">
        <w:t xml:space="preserve"> and </w:t>
      </w:r>
      <w:r w:rsidR="003F33C8">
        <w:t xml:space="preserve">this homogenization of </w:t>
      </w:r>
      <w:r w:rsidR="00570405">
        <w:t xml:space="preserve">neural </w:t>
      </w:r>
      <w:r w:rsidR="003F33C8">
        <w:t xml:space="preserve">activity </w:t>
      </w:r>
      <w:r w:rsidR="00BB16F9">
        <w:t>is apparent during SO up-states.</w:t>
      </w:r>
    </w:p>
    <w:p w14:paraId="4E53586B" w14:textId="77777777" w:rsidR="00CF06ED" w:rsidRDefault="00CF06ED" w:rsidP="004D0EF7"/>
    <w:p w14:paraId="5F0D3C69" w14:textId="73DE5671" w:rsidR="00C75B94" w:rsidRDefault="009717C3" w:rsidP="00BE21D2">
      <w:pPr>
        <w:rPr>
          <w:ins w:id="249" w:author="Karunesh Ganguly" w:date="2018-10-24T22:43:00Z"/>
        </w:rPr>
      </w:pPr>
      <w:r>
        <w:t xml:space="preserve">Since </w:t>
      </w:r>
      <w:r w:rsidR="00916390">
        <w:t xml:space="preserve">SO play </w:t>
      </w:r>
      <w:r>
        <w:t xml:space="preserve">a role </w:t>
      </w:r>
      <w:r w:rsidR="00916390">
        <w:t>in homeostasis</w:t>
      </w:r>
      <w:r w:rsidR="000E590E">
        <w:t xml:space="preserve">, we </w:t>
      </w:r>
      <w:r>
        <w:t xml:space="preserve">wanted to </w:t>
      </w:r>
      <w:r w:rsidR="00BA66D3">
        <w:t>re</w:t>
      </w:r>
      <w:r>
        <w:t xml:space="preserve">interpret our results using this framework. We </w:t>
      </w:r>
      <w:r w:rsidR="000E590E">
        <w:t>focused on the role of SO in modifyi</w:t>
      </w:r>
      <w:r w:rsidR="004A4B9A">
        <w:t xml:space="preserve">ng </w:t>
      </w:r>
      <w:r w:rsidR="003B40DA">
        <w:t>spindle-induced correlations</w:t>
      </w:r>
      <w:r w:rsidR="00265FC8">
        <w:t xml:space="preserve"> and asked whether the homogeniza</w:t>
      </w:r>
      <w:r w:rsidR="009A7363">
        <w:t>tion of correlations that we ob</w:t>
      </w:r>
      <w:r w:rsidR="00265FC8">
        <w:t>served could play a role in homeostasis during sleep.</w:t>
      </w:r>
      <w:r w:rsidR="004A4B9A">
        <w:t xml:space="preserve"> </w:t>
      </w:r>
      <w:r w:rsidR="009A7363">
        <w:t xml:space="preserve">Though this is a complicated network, we know </w:t>
      </w:r>
      <w:r w:rsidR="00BA66D3">
        <w:t>that</w:t>
      </w:r>
      <w:r w:rsidR="009A7363">
        <w:t xml:space="preserve"> spike correlations </w:t>
      </w:r>
      <w:r w:rsidR="00BA66D3">
        <w:t>drive</w:t>
      </w:r>
      <w:r w:rsidR="009A7363">
        <w:t xml:space="preserve"> neuroplasticity</w:t>
      </w:r>
      <w:r w:rsidR="00FD579B">
        <w:t xml:space="preserve"> </w:t>
      </w:r>
      <w:r w:rsidR="00FD579B">
        <w:fldChar w:fldCharType="begin" w:fldLock="1"/>
      </w:r>
      <w:r w:rsidR="00FD579B">
        <w:instrText>ADDIN CSL_CITATION {"citationItems":[{"id":"ITEM-1","itemData":{"author":[{"dropping-particle":"","family":"Hebb","given":"DO","non-dropping-particle":"","parse-names":false,"suffix":""}],"id":"ITEM-1","issued":{"date-parts":[["1949"]]},"publisher":"Wiley","publisher-place":"New York","title":"The Organization of Behavior","type":"book"},"uris":["http://www.mendeley.com/documents/?uuid=b3a0583d-0a3c-441e-b0ac-50f130ac039c"]},{"id":"ITEM-2","itemData":{"DOI":"10.1146/annurev.neuro.24.1.139","ISSN":"0147-006X (Print) 0147-006X (Linking)","abstract":"Correlated spiking of pre- and postsynaptic neurons can result in strengthening or weakening of synapses, depending on the temporal order of spiking. Recent findings indicate that there are narrow and cell type-specific temporal windows for such synaptic modification and that the generally accepted input- (or synapse-) specific rule for modification appears not to be strictly adhered to. Spike timing-dependent modifications, together with selective spread of synaptic changes, provide a set of cellular mechanisms that are likely to be important for the development and functioning of neural networks. When an axon of cell A is near enough to excite cell B or repeatedly or consistently takes part in firing it, some growth or metabolic change takes place in one or both cells such that A's efficiency, as one of the cells firing B, is increased.","author":[{"dropping-particle":"","family":"Bi","given":"G","non-dropping-particle":"","parse-names":false,"suffix":""},{"dropping-particle":"","family":"Poo","given":"M","non-dropping-particle":"","parse-names":false,"suffix":""}],"container-title":"Annu Rev Neurosci","edition":"2001/04/03","id":"ITEM-2","issued":{"date-parts":[["2001"]]},"language":"eng","note":"Bi , G\nPoo , M\nAnnu Rev Neurosci. 2001;24:139-66.","page":"139-166","publisher-place":"Department of Molecular &amp; Cell Biology, University of California at Berkeley, Berkeley, CA 94720-3200, USA. gqbi@pitt.edu","title":"Synaptic modification by correlated activity: Hebb's postulate revisited","type":"article-journal","volume":"24"},"uris":["http://www.mendeley.com/documents/?uuid=28090ba1-7339-4273-aa40-bb87ecd1a4e1"]}],"mendeley":{"formattedCitation":"(Bi and Poo 2001; Hebb 1949)","plainTextFormattedCitation":"(Bi and Poo 2001; Hebb 1949)","previouslyFormattedCitation":"(Bi and Poo 2001; Hebb 1949)"},"properties":{"noteIndex":0},"schema":"https://github.com/citation-style-language/schema/raw/master/csl-citation.json"}</w:instrText>
      </w:r>
      <w:r w:rsidR="00FD579B">
        <w:fldChar w:fldCharType="separate"/>
      </w:r>
      <w:r w:rsidR="00FD579B" w:rsidRPr="00AF64B5">
        <w:rPr>
          <w:noProof/>
        </w:rPr>
        <w:t>(Bi and Poo 2001; Hebb 1949)</w:t>
      </w:r>
      <w:r w:rsidR="00FD579B">
        <w:fldChar w:fldCharType="end"/>
      </w:r>
      <w:r w:rsidR="00806263">
        <w:t>, and that</w:t>
      </w:r>
      <w:r w:rsidR="00FD579B">
        <w:t xml:space="preserve"> there is strong evidence that spike correlations are positively correlated with neural firing rates </w:t>
      </w:r>
      <w:r w:rsidR="005B7A50">
        <w:fldChar w:fldCharType="begin" w:fldLock="1"/>
      </w:r>
      <w:r w:rsidR="003C3200">
        <w:instrText>ADDIN CSL_CITATION {"citationItems":[{"id":"ITEM-1","itemData":{"DOI":"21/5/1676 [pii]","ISBN":"0270-6474","ISSN":"1529-2401","PMID":"11222658","abstract":"We studied the simultaneous activity of pairs of neurons recorded with a single electrode in visual cortical area MT while monkeys performed a direction discrimination task. Previously, we reported the strength of interneuronal correlation of spike count on the time scale of the behavioral epoch (2 sec) and noted its potential impact on signal pooling (Zohary et al., 1994). We have now examined correlation at longer and shorter time scales and found that pair-wise cross-correlation was predominantly short term (10-100 msec). Narrow, central peaks in the spike train cross-correlograms were largely responsible for correlated spike counts on the time scale of the behavioral epoch. Longer-term (many seconds to minutes) changes in the responsiveness of single neurons were observed in auto-correlations; however, these slow changes in time were on average uncorrelated between neurons. Knowledge of the limited time scale of correlation allowed the derivation of a more efficient metric for spike count correlation based on spike timing information, and it also revealed a potential relative advantage of larger neuronal pools for shorter integration times. Finally, correlation did not depend on the presence of the visual stimulus or the behavioral choice of the animal. It varied little with stimulus condition but was stronger between neurons with similar direction tuning curves. Taken together, our results strengthen the view that common input, common stimulus selectivity, and common noise are tightly linked in functioning cortical circuits.","author":[{"dropping-particle":"","family":"Bair","given":"W.","non-dropping-particle":"","parse-names":false,"suffix":""},{"dropping-particle":"","family":"Zohary","given":"E.","non-dropping-particle":"","parse-names":false,"suffix":""},{"dropping-particle":"","family":"Newsome","given":"William T.","non-dropping-particle":"","parse-names":false,"suffix":""}],"container-title":"Journal of Neuroscience","id":"ITEM-1","issue":"5","issued":{"date-parts":[["2001"]]},"page":"1676-97","title":"Correlated firing in macaque visual area MT: time scales and relationship to behavior.","type":"article-journal","volume":"21"},"uris":["http://www.mendeley.com/documents/?uuid=c783cad9-5f1b-4d61-b85e-8f19fc3ed782"]},{"id":"ITEM-2","itemData":{"DOI":"10.1016/j.neuron.2015.06.035","ISBN":"08966273","ISSN":"10974199","PMID":"26212710","abstract":"Neuronal responses of sensory cortex are highly variable, and this variability is correlated across neurons. To assess how variability reflects factors shared across a neuronal population, we analyzed the activity of many simultaneously recorded neurons in visual cortex. We developed a simple model that comprises two sources of shared variability: a multiplicative gain, which uniformly scales each neuron's sensory drive, and an additive offset, which affects different neurons to different degrees. This model captured the variability of spike counts and reproduced the dependence of pairwise correlations on neuronal tuning and stimulus orientation. The relative contributions of the additive and multiplicative fluctuations could vary over time and had marked impact on population coding. These observations indicate that shared variability of neuronal populations in sensory cortex can be largely explained by two factors that modulate the whole population.","author":[{"dropping-particle":"","family":"Lin","given":"I. Chun","non-dropping-particle":"","parse-names":false,"suffix":""},{"dropping-particle":"","family":"Okun","given":"Michael","non-dropping-particle":"","parse-names":false,"suffix":""},{"dropping-particle":"","family":"Carandini","given":"Matteo","non-dropping-particle":"","parse-names":false,"suffix":""},{"dropping-particle":"","family":"Harris","given":"Kenneth D.","non-dropping-particle":"","parse-names":false,"suffix":""}],"container-title":"Neuron","id":"ITEM-2","issue":"3","issued":{"date-parts":[["2015"]]},"page":"645-657","publisher":"The Authors","title":"The Nature of Shared Cortical Variability","type":"article-journal","volume":"87"},"uris":["http://www.mendeley.com/documents/?uuid=de555baa-4bf0-4d70-8ca6-e83f394b4dcb"]},{"id":"ITEM-3","itemData":{"DOI":"10.1152/jn.00094.2015","ISBN":"0022-3077","ISSN":"0022-3077","PMID":"26019310","abstract":"The responses of cortical neurons to repeated presentation of a stimulus are highly variable, yet correlated. These \"noise correlations\" reflect a low-dimensional structure of population dynamics. Here, we examine noise correlations in 22,705 pairs of neurons in primary visual cortex (V1) of anesthetized cats, during ongoing activity and in response to artificial and natural visual stimuli. We measured how noise correlations depend on 11 factors. Because these factors are themselves not independent, we distinguished their influences using a nonlinear additive model. The model revealed that five key factors play a predominant role in determining pairwise correlations. Two of these are distance in cortex and difference in sensory tuning: these are known to decrease correlation. A third factor is firing rate: confirming most earlier observations, it markedly increased pairwise correlations. A fourth factor is spike width: cells with a broad spike were more strongly correlated amongst each other. A fifth factor is spike isolation: neurons with worse isolation were more correlated, even if they were recorded on different electrodes. For pairs of neurons with poor isolation, this last factor was the main determinant of correlations. These results were generally independent of stimulus type and timescale of analysis, but there were exceptions. For instance, pairwise correlations depended on difference in orientation tuning more during responses to gratings than to natural stimuli. These results consolidate disjoint observations in a vast literature on pairwise correlations and point towards regularities of population coding in sensory cortex.","author":[{"dropping-particle":"","family":"Schulz","given":"David P. A.","non-dropping-particle":"","parse-names":false,"suffix":""},{"dropping-particle":"","family":"Sahani","given":"Maneesh","non-dropping-particle":"","parse-names":false,"suffix":""},{"dropping-particle":"","family":"Carandini","given":"Matteo","non-dropping-particle":"","parse-names":false,"suffix":""}],"container-title":"Journal of Neurophysiology","id":"ITEM-3","issue":"2","issued":{"date-parts":[["2015"]]},"page":"1022-1033","title":"Five key factors determining pairwise correlations in visual cortex","type":"article-journal","volume":"114"},"uris":["http://www.mendeley.com/documents/?uuid=d4d1f219-8f31-4400-b85e-396992023090"]},{"id":"ITEM-4","itemData":{"DOI":"10.1371/journal.pcbi.1005506","ISBN":"1111111111","ISSN":"15537358","PMID":"28448499","abstract":"A central question in neuroscience is to understand how noisy firing patterns are used to transmit information. Because neural spiking is noisy, spiking patterns are often quantified via pairwise correlations, or the probability that two cells will spike coincidentally, above and beyond their baseline firing rate. One observation frequently made in experiments, is that correlations can increase systematically with firing rate. Theoretical studies have determined that stimulus-dependent correlations that increase with firing rate can have beneficial effects on information coding; however, we still have an incomplete understanding of what circuit mechanisms do, or do not, produce this correlation-firing rate relationship. Here, we study the relationship between pairwise correlations and firing rates in recurrently coupled excitatory-inhibitory spiking networks with conductance-based synapses. We found that with stronger excitatory coupling, a positive relationship emerges between pairwise correlations and firing rates. To explain these findings, we used linear response theory to predict the full correlation matrix and to decompose correlations in terms of graph motifs. We then used this decomposition to explain why covariation of correlations with firing rate -- a relationship previously explained in feedforward networks driven by correlated input -- emerges in some recurrent networks but not in others. Furthermore, when correlations covary with firing rate, this relationship is reflected in low-rank structure in the correlation matrix.","author":[{"dropping-particle":"","family":"Barreiro","given":"Andrea K.","non-dropping-particle":"","parse-names":false,"suffix":""},{"dropping-particle":"","family":"Ly","given":"Cheng","non-dropping-particle":"","parse-names":false,"suffix":""}],"container-title":"PLoS Computational Biology","id":"ITEM-4","issue":"4","issued":{"date-parts":[["2017"]]},"page":"1-30","title":"When do correlations increase with firing rates in recurrent networks?","type":"article-journal","volume":"13"},"uris":["http://www.mendeley.com/documents/?uuid=41257814-a9b6-45aa-adcc-caed69f8fbe7"]}],"mendeley":{"formattedCitation":"(Bair, Zohary, and Newsome 2001; Barreiro and Ly 2017; Lin et al. 2015; Schulz, Sahani, and Carandini 2015)","plainTextFormattedCitation":"(Bair, Zohary, and Newsome 2001; Barreiro and Ly 2017; Lin et al. 2015; Schulz, Sahani, and Carandini 2015)","previouslyFormattedCitation":"(Bair, Zohary, and Newsome 2001; Barreiro and Ly 2017; Lin et al. 2015; Schulz, Sahani, and Carandini 2015)"},"properties":{"noteIndex":0},"schema":"https://github.com/citation-style-language/schema/raw/master/csl-citation.json"}</w:instrText>
      </w:r>
      <w:r w:rsidR="005B7A50">
        <w:fldChar w:fldCharType="separate"/>
      </w:r>
      <w:r w:rsidR="00AF64B5" w:rsidRPr="00AF64B5">
        <w:rPr>
          <w:noProof/>
        </w:rPr>
        <w:t>(Bair, Zohary, and Newsome 2001; Barreiro and Ly 2017; Lin et al. 2015; Schulz, Sahani, and Carandini 2015)</w:t>
      </w:r>
      <w:r w:rsidR="005B7A50">
        <w:fldChar w:fldCharType="end"/>
      </w:r>
      <w:r w:rsidR="00CF06ED">
        <w:t xml:space="preserve">. </w:t>
      </w:r>
      <w:r w:rsidR="00806263">
        <w:t>Given these observations, t</w:t>
      </w:r>
      <w:r w:rsidR="001F7018">
        <w:t xml:space="preserve">he homogenization of correlations that we observe </w:t>
      </w:r>
      <w:r w:rsidR="00ED06F7">
        <w:t>is entirely consistent with</w:t>
      </w:r>
      <w:r w:rsidR="0081447A">
        <w:t xml:space="preserve"> </w:t>
      </w:r>
      <w:r w:rsidR="00BE6ED1">
        <w:t>the homogenization of</w:t>
      </w:r>
      <w:r w:rsidR="00F24B22">
        <w:t xml:space="preserve"> </w:t>
      </w:r>
      <w:r w:rsidR="00ED06F7">
        <w:t>firing rates</w:t>
      </w:r>
      <w:r w:rsidR="00F24B22">
        <w:t xml:space="preserve"> </w:t>
      </w:r>
      <w:r w:rsidR="0081447A">
        <w:t xml:space="preserve">during </w:t>
      </w:r>
      <w:r w:rsidR="00ED06F7">
        <w:t xml:space="preserve">NREM </w:t>
      </w:r>
      <w:r w:rsidR="0081447A">
        <w:t>sleep</w:t>
      </w:r>
      <w:r w:rsidR="003E14CE">
        <w:t>.</w:t>
      </w:r>
      <w:r w:rsidR="00BE6ED1">
        <w:t xml:space="preserve"> More work is necessary to illuminate whether</w:t>
      </w:r>
      <w:r w:rsidR="004116EB">
        <w:t xml:space="preserve"> the homogenization of correlations could cause changes </w:t>
      </w:r>
      <w:r w:rsidR="00AA109C">
        <w:t>to</w:t>
      </w:r>
      <w:r w:rsidR="004116EB">
        <w:t xml:space="preserve"> </w:t>
      </w:r>
      <w:r w:rsidR="00AA109C">
        <w:t xml:space="preserve">LFP power or </w:t>
      </w:r>
      <w:r w:rsidR="004116EB">
        <w:t>firing rates.</w:t>
      </w:r>
    </w:p>
    <w:p w14:paraId="33A72324" w14:textId="77777777" w:rsidR="00FC783D" w:rsidRDefault="00FC783D" w:rsidP="00BE21D2"/>
    <w:p w14:paraId="36CB838E" w14:textId="77777777" w:rsidR="00C75B94" w:rsidRDefault="00C75B94" w:rsidP="00BE21D2"/>
    <w:p w14:paraId="54DFEB4B" w14:textId="77777777" w:rsidR="00C75B94" w:rsidRDefault="00C75B94" w:rsidP="00C75B94">
      <w:pPr>
        <w:pStyle w:val="Heading1"/>
      </w:pPr>
      <w:r>
        <w:t>Sources of spindle-induced synchrony</w:t>
      </w:r>
    </w:p>
    <w:p w14:paraId="2D528C91" w14:textId="45AFD6BC" w:rsidR="00C75B94" w:rsidRDefault="00C75B94" w:rsidP="00C75B94">
      <w:r>
        <w:t xml:space="preserve">Correlation measurements are notoriously sensitive to a variety of factors including firing rates, excitability, sample sizes, and other first-order effects such as spike timing relative to external stimuli or internal LFP oscillations </w:t>
      </w:r>
      <w:r>
        <w:fldChar w:fldCharType="begin" w:fldLock="1"/>
      </w:r>
      <w:r w:rsidR="003C3200">
        <w:instrText>ADDIN CSL_CITATION {"citationItems":[{"id":"ITEM-1","itemData":{"DOI":"10.1162/089976699300016133","ISBN":"0899-7667 (Print)\\r0899-7667 (Linking)","ISSN":"08997667","PMID":"10490937","abstract":"Peaks in spike train correlograms are usually taken as indicative of spike timing synchronization between neurons. Strictly speaking, however, a peak merely indicates that the two spike trains were not independent. Two biologically plausible ways of departing from independence that are capable of generating peaks very similar to spike timing peaks are described here: covariations over trials in response latency and covariations over trials in neuronal excitability. Since peaks due to these interactions can be similar to spike timing peaks, interpreting a correlogram may be a problem with ambiguous solutions. What peak shapes do latency or excitability interactions generate? When are they similar to spike timing peaks? When can they be ruled out from having caused an observed correlogram peak? These are the questions addressed here. The previous article in this issue proposes quantitative methods to tell cases apart when latency or excitability covariations cannot be ruled out.","author":[{"dropping-particle":"","family":"Brody","given":"Carlos D.","non-dropping-particle":"","parse-names":false,"suffix":""}],"container-title":"Neural Computation","id":"ITEM-1","issue":"7","issued":{"date-parts":[["1999"]]},"page":"1537-1551","title":"Correlations Without Synchrony","type":"article-journal","volume":"11"},"uris":["http://www.mendeley.com/documents/?uuid=19732450-8cab-45fb-8a2c-8338699d0557"]},{"id":"ITEM-2","itemData":{"DOI":"10.1371/journal.pcbi.1005506","ISBN":"1111111111","ISSN":"15537358","PMID":"28448499","abstract":"A central question in neuroscience is to understand how noisy firing patterns are used to transmit information. Because neural spiking is noisy, spiking patterns are often quantified via pairwise correlations, or the probability that two cells will spike coincidentally, above and beyond their baseline firing rate. One observation frequently made in experiments, is that correlations can increase systematically with firing rate. Theoretical studies have determined that stimulus-dependent correlations that increase with firing rate can have beneficial effects on information coding; however, we still have an incomplete understanding of what circuit mechanisms do, or do not, produce this correlation-firing rate relationship. Here, we study the relationship between pairwise correlations and firing rates in recurrently coupled excitatory-inhibitory spiking networks with conductance-based synapses. We found that with stronger excitatory coupling, a positive relationship emerges between pairwise correlations and firing rates. To explain these findings, we used linear response theory to predict the full correlation matrix and to decompose correlations in terms of graph motifs. We then used this decomposition to explain why covariation of correlations with firing rate -- a relationship previously explained in feedforward networks driven by correlated input -- emerges in some recurrent networks but not in others. Furthermore, when correlations covary with firing rate, this relationship is reflected in low-rank structure in the correlation matrix.","author":[{"dropping-particle":"","family":"Barreiro","given":"Andrea K.","non-dropping-particle":"","parse-names":false,"suffix":""},{"dropping-particle":"","family":"Ly","given":"Cheng","non-dropping-particle":"","parse-names":false,"suffix":""}],"container-title":"PLoS Computational Biology","id":"ITEM-2","issue":"4","issued":{"date-parts":[["2017"]]},"page":"1-30","title":"When do correlations increase with firing rates in recurrent networks?","type":"article-journal","volume":"13"},"uris":["http://www.mendeley.com/documents/?uuid=41257814-a9b6-45aa-adcc-caed69f8fbe7"]},{"id":"ITEM-3","itemData":{"DOI":"10.3389/fnins.2011.00068","ISBN":"1662-453X (Electronic)\r1662-453X (Linking)","ISSN":"16624548","PMID":"21617732","abstract":"Sensory and cognitive processing relies on the concerted activity of large populations of neurons. The advent of modern experimental techniques like two-photon population calcium imaging makes it possible to monitor the spiking activity of multiple neurons as they are participating in specific cognitive tasks. The development of appropriate theoretical tools to quantify and interpret the spiking activity of multiple neurons, however, is still in its infancy. One of the simplest and widely used measures of correlated activity is the pairwise correlation coefficient. While spike correlation coefficients are easy to compute using the available numerical toolboxes, it has remained largely an open question whether they are indeed a reliable measure of synchrony. Surprisingly, despite the intense use of correlation coefficients in the design of synthetic spike trains, the construction of population models and the assessment of the synchrony level in live neuronal networks very little was known about their computational properties. We showed that many features of pairwise spike correlations can be studied analytically in a tractable threshold model. Importantly, we demonstrated that under some circumstances the correlation coefficients can vanish, even though input and also pairwise spike cross correlations are present. This finding suggests that the most popular and frequently used measures can, by design, fail to capture the neuronal synchrony.","author":[{"dropping-particle":"","family":"Tchumatchenko","given":"Tatjana","non-dropping-particle":"","parse-names":false,"suffix":""},{"dropping-particle":"","family":"Geisel","given":"Theo","non-dropping-particle":"","parse-names":false,"suffix":""},{"dropping-particle":"","family":"Volgushev","given":"Maxim","non-dropping-particle":"","parse-names":false,"suffix":""},{"dropping-particle":"","family":"Wolf","given":"Fred","non-dropping-particle":"","parse-names":false,"suffix":""}],"container-title":"Frontiers in Neuroscience","id":"ITEM-3","issue":"MAY","issued":{"date-parts":[["2011"]]},"page":"1-9","title":"Spike correlations - What can they tell about synchrony?","type":"article-journal","volume":"5"},"uris":["http://www.mendeley.com/documents/?uuid=f9709a9b-ae6c-4843-aedd-8cca94e1b6b3"]},{"id":"ITEM-4","itemData":{"DOI":"10.1016/j.neuron.2012.11.015","ISBN":"1097-4199","ISSN":"08966273","PMID":"23352171","abstract":"Neural oscillations in the low-gamma range (30-50 Hz) have been implicated in neuronal synchrony, computation, behavior, and cognition. Abnormal low-gamma activity, hypothesized to reflect impaired synchronization, has been evidenced in several brain disorders. Thus, understanding the relations between gamma oscillations, neuronal synchrony and behavior is a major research challenge. We used a brain-machine interface (BMI) to train monkeys to specifically increase low-gamma power in selected sites of motor cortex to move a cursor and obtain a reward. The monkeys learned to robustly generate oscillatory gamma waves, which were accompanied by a dramatic increase of spiking synchrony of highly precise spatiotemporal patterns. The findings link volitional control of LFP oscillations, neuronal synchrony, and the behavioral outcome. Subjects@ ability to directly modulate specific patterns of neuronal synchrony provides a powerful approach for understanding neuronal processing in relation to behavior and for the use of BMIs in a clinical setting.","author":[{"dropping-particle":"","family":"Engelhard","given":"Ben","non-dropping-particle":"","parse-names":false,"suffix":""},{"dropping-particle":"","family":"Ozeri","given":"Nofar","non-dropping-particle":"","parse-names":false,"suffix":""},{"dropping-particle":"","family":"Israel","given":"Zvi","non-dropping-particle":"","parse-names":false,"suffix":""},{"dropping-particle":"","family":"Bergman","given":"Hagai","non-dropping-particle":"","parse-names":false,"suffix":""},{"dropping-particle":"","family":"Vaadia","given":"Eilon","non-dropping-particle":"","parse-names":false,"suffix":""}],"container-title":"Neuron","id":"ITEM-4","issue":"2","issued":{"date-parts":[["2013"]]},"page":"361-375","publisher":"Elsevier Inc.","title":"Inducing Gamma Oscillations and Precise Spike Synchrony by Operant Conditioning via Brain-Machine Interface","type":"article-journal","volume":"77"},"uris":["http://www.mendeley.com/documents/?uuid=38c825eb-3a9a-4dc6-b68b-8770d75f261f"]}],"mendeley":{"formattedCitation":"(Barreiro and Ly 2017; Brody 1999; Engelhard et al. 2013; Tchumatchenko et al. 2011)","plainTextFormattedCitation":"(Barreiro and Ly 2017; Brody 1999; Engelhard et al. 2013; Tchumatchenko et al. 2011)","previouslyFormattedCitation":"(Barreiro and Ly 2017; Brody 1999; Engelhard et al. 2013; Tchumatchenko et al. 2011)"},"properties":{"noteIndex":0},"schema":"https://github.com/citation-style-language/schema/raw/master/csl-citation.json"}</w:instrText>
      </w:r>
      <w:r>
        <w:fldChar w:fldCharType="separate"/>
      </w:r>
      <w:r w:rsidR="00AF64B5" w:rsidRPr="00AF64B5">
        <w:rPr>
          <w:noProof/>
        </w:rPr>
        <w:t>(Barreiro and Ly 2017; Brody 1999; Engelhard et al. 2013; Tchumatchenko et al. 2011)</w:t>
      </w:r>
      <w:r>
        <w:fldChar w:fldCharType="end"/>
      </w:r>
      <w:r>
        <w:t>. It is difficult to disentangle second-order correlations from the impact of first-order changes, but we took several steps to do just that. First, we compared correlations for the same neuron pairs across conditions (i.e., during random epochs and during spindle cycles). Second, we used a shuffling procedure that preserved first-order statistics, including spike counts and phase-locking values of individual neurons, while eliminating second-order correlations across neuron pairs. This shuffling procedure allowed us to analyze (1) raw correlations, which are influenced by both first- and second-order statistics; (2) shuffled correlations, which reflect the expected correlations given the first-order statistics; and (3) corrected correlations, which reflect the pure second-order statistics.</w:t>
      </w:r>
    </w:p>
    <w:p w14:paraId="52E754DE" w14:textId="77777777" w:rsidR="00C75B94" w:rsidRDefault="00C75B94" w:rsidP="00C75B94"/>
    <w:p w14:paraId="24CE6E84" w14:textId="32F2704E" w:rsidR="00893CF5" w:rsidRPr="00C75B94" w:rsidRDefault="00C75B94" w:rsidP="00BE21D2">
      <w:pPr>
        <w:rPr>
          <w:ins w:id="250" w:author="Karunesh Ganguly" w:date="2018-10-14T13:39:00Z"/>
          <w:rFonts w:eastAsia="Times New Roman"/>
        </w:rPr>
      </w:pPr>
      <w:r>
        <w:t>These three correlation measures give us insight into the sources of spindle-induced correlations. The raw correlations increase during spindles; importantly, these raw values reflect the true activity correlations that neurons experience</w:t>
      </w:r>
      <w:r w:rsidR="00C05C9B">
        <w:t xml:space="preserve"> and likely influence neuroplasticity</w:t>
      </w:r>
      <w:r>
        <w:t>. Predictably, the shuffled correlations also increase during spindles. This suggests that first-order changes in spiking, such as the increase in firing rates and phase locking (</w:t>
      </w:r>
      <w:r w:rsidR="003137B2">
        <w:t>Figure</w:t>
      </w:r>
      <w:r>
        <w:t xml:space="preserve"> 3B,C), drive some of the increases in correlations during spindles. Surprisingly, the corrected correlations also increase during spindles. This suggests that in addition to the impact from first-order changes, there are also second-order changes that increase pairwise correlations. These likely reflect increases in shared input to the M1 neurons during spindles </w:t>
      </w:r>
      <w:r>
        <w:fldChar w:fldCharType="begin" w:fldLock="1"/>
      </w:r>
      <w:r w:rsidR="003C3200">
        <w:instrText>ADDIN CSL_CITATION {"citationItems":[{"id":"ITEM-1","itemData":{"DOI":"10.1016/S0306-4522(00)00353-5","ISBN":"0306-4522 (Print)\\r0306-4522 (Linking)","ISSN":"03064522","PMID":"11074149","abstract":"During various states of vigilance, brain oscillations are grouped together through reciprocal connections between the neocortex and thalamus. The coherent activity in corticothalamic networks, under the control of brainstem and forebrain modulatory systems, requires investigations in intact-brain animals. During behavioral states associated with brain disconnection from the external world, the large-scale synchronization of low-frequency oscillations is accompanied by the inhibition of synaptic transmission through thalamocortical neurons. Despite the coherent oscillatory activity, on the functional side there is dissociation between the thalamus and neocortex during slow-wave sleep. While dorsal thalamic neurons undergo inhibitory processes due to the prolonged spike-bursts of thalamic reticular neurons, the cortex displays, periodically, a rich spontaneous activity and preserves the capacity to process internally generated signals that dominate the state of sleep. In vivo experiments using simultaneous intracellular recordings from thalamic and cortical neurons show that short-term plasticity processes occur after prolonged and rhythmic spike-bursts fired by thalamic and cortical neurons during slow-wave sleep oscillations. This may serve to support resonant phenomena and reorganize corticothalamic circuitry, determine which synaptic modifications, formed during the waking state, are to be consolidated and generate a peculiar kind of dreaming mentation. In contrast to the long-range coherent oscillations that occur at low frequencies during slow-wave sleep, the sustained fast oscillations that characterize alert states are synchronized over restricted territories and are associated with discrete and differentiated patterns of conscious events. (C) 2000 IBRO.","author":[{"dropping-particle":"","family":"Steriade","given":"M.","non-dropping-particle":"","parse-names":false,"suffix":""}],"container-title":"Neuroscience","id":"ITEM-1","issue":"2","issued":{"date-parts":[["2000"]]},"page":"243-276","title":"Corticothalamic resonance, states of vigilance and mentation","type":"article-journal","volume":"101"},"uris":["http://www.mendeley.com/documents/?uuid=88753c14-f7aa-4b05-bb53-e87ab3ccccc4"]},{"id":"ITEM-2","itemData":{"ISBN":"0270-6474 (Print)","ISSN":"0270-6474","PMID":"8994070","abstract":"Spindle oscillations (7-14 Hz) appear in the thalamus and cortex during early stages of sleep. They are generated by the combination of intrinsic properties and connectivity patterns of thalamic neurons and distributed to cortical territories by thalamocortical axons. The corticothalamic feedback is a major factor in producing coherent spatiotemporal maps of spindle oscillations in widespread thalamic territories. Here we have investigated the spatiotemporal patterns of spontaneously occurring and evoked spindles by means of multisite field potential and unit recordings in intact cortex and decorticated animals. We show that (1) spontaneous spindle oscillations are synchronized over large cortical areas during natural sleep and barbiturate anesthesia; (2) under barbiturate anesthesia, the cortical coherence is not disrupted by transection of intracortical synaptic linkages; (3) in intact cortex animals, spontaneously occurring barbiturate spindle sequences occur nearly simultaneously over widespread thalamic territories; (4) in the absence of cortex, the spontaneous spindle oscillations throughout the thalamus are less organized, but the local coherence (within 2-4 mm) is still maintained; and (5) spindling propagation is observed in intact cortex animals only when elicited by low intensity cortical stimulation, applied shortly before the initiation of a spontaneous spindle sequence; propagation velocities are between 1 and 3 mm/sec, measured in the anteroposterior axis of the thalamus; increasing the intensity of cortical stimulation triggers spindle oscillations, which start simultaneously in all leads. We propose that, in vivo, the coherence of spontaneous spindle oscillations in corticothalamic networks is attributable to the combined action of continuous background corticothalamic input initiating spindle sequences in several thalamic sites at the same time and divergent corticothalamic and intrathalamic connectivity.","author":[{"dropping-particle":"","family":"Destexhe","given":"Alain","non-dropping-particle":"","parse-names":false,"suffix":""},{"dropping-particle":"","family":"Contreras","given":"Diego","non-dropping-particle":"","parse-names":false,"suffix":""},{"dropping-particle":"","family":"Destexhe","given":"Alain","non-dropping-particle":"","parse-names":false,"suffix":""},{"dropping-particle":"","family":"Sejnowski","given":"Terrence J","non-dropping-particle":"","parse-names":false,"suffix":""},{"dropping-particle":"","family":"Steriade","given":"Mircea","non-dropping-particle":"","parse-names":false,"suffix":""}],"container-title":"The Journal of Neuroscience","id":"ITEM-2","issue":"3","issued":{"date-parts":[["1997"]]},"note":"Really good intro reviewing how spindles are formed...\n- TC cells do not have intranuclear terminals\n- spindle IPSPs come from GABAergic RE inputs\n- RE in isolation can generate spindle rhythms\n- RE cells generate and TC cells rebound\n- TC bursts are transferred to cortex (EPSPs -&amp;gt; spindles)\n- cortical stim synchronizes RE neurons, enhancing spindles\n- spindles propagate within thalamic networks\n\n- after decortication, spindles in thalamus are less synchronous\n- low intensity cortical stim induces spindles\n- introduces theory of slow oscillations that organize spindles\n- spindles might show some propagation at beginning, but then are completely synchronous","page":"1179-1196","title":"Spatiotemporal patterns of spindle oscillations in cortex and thalamus","type":"article-journal","volume":"17"},"uris":["http://www.mendeley.com/documents/?uuid=e4281704-e9ab-4ef7-9013-250398cdbe82"]},{"id":"ITEM-3","itemData":{"DOI":"10.3389/fnins.2011.00068","ISBN":"1662-453X (Electronic)\r1662-453X (Linking)","ISSN":"16624548","PMID":"21617732","abstract":"Sensory and cognitive processing relies on the concerted activity of large populations of neurons. The advent of modern experimental techniques like two-photon population calcium imaging makes it possible to monitor the spiking activity of multiple neurons as they are participating in specific cognitive tasks. The development of appropriate theoretical tools to quantify and interpret the spiking activity of multiple neurons, however, is still in its infancy. One of the simplest and widely used measures of correlated activity is the pairwise correlation coefficient. While spike correlation coefficients are easy to compute using the available numerical toolboxes, it has remained largely an open question whether they are indeed a reliable measure of synchrony. Surprisingly, despite the intense use of correlation coefficients in the design of synthetic spike trains, the construction of population models and the assessment of the synchrony level in live neuronal networks very little was known about their computational properties. We showed that many features of pairwise spike correlations can be studied analytically in a tractable threshold model. Importantly, we demonstrated that under some circumstances the correlation coefficients can vanish, even though input and also pairwise spike cross correlations are present. This finding suggests that the most popular and frequently used measures can, by design, fail to capture the neuronal synchrony.","author":[{"dropping-particle":"","family":"Tchumatchenko","given":"Tatjana","non-dropping-particle":"","parse-names":false,"suffix":""},{"dropping-particle":"","family":"Geisel","given":"Theo","non-dropping-particle":"","parse-names":false,"suffix":""},{"dropping-particle":"","family":"Volgushev","given":"Maxim","non-dropping-particle":"","parse-names":false,"suffix":""},{"dropping-particle":"","family":"Wolf","given":"Fred","non-dropping-particle":"","parse-names":false,"suffix":""}],"container-title":"Frontiers in Neuroscience","id":"ITEM-3","issue":"MAY","issued":{"date-parts":[["2011"]]},"page":"1-9","title":"Spike correlations - What can they tell about synchrony?","type":"article-journal","volume":"5"},"uris":["http://www.mendeley.com/documents/?uuid=f9709a9b-ae6c-4843-aedd-8cca94e1b6b3"]}],"mendeley":{"formattedCitation":"(Destexhe et al. 1997; Steriade 2000; Tchumatchenko et al. 2011)","plainTextFormattedCitation":"(Destexhe et al. 1997; Steriade 2000; Tchumatchenko et al. 2011)","previouslyFormattedCitation":"(Destexhe et al. 1997; Steriade 2000; Tchumatchenko et al. 2011)"},"properties":{"noteIndex":0},"schema":"https://github.com/citation-style-language/schema/raw/master/csl-citation.json"}</w:instrText>
      </w:r>
      <w:r>
        <w:fldChar w:fldCharType="separate"/>
      </w:r>
      <w:r w:rsidR="00AF64B5" w:rsidRPr="00AF64B5">
        <w:rPr>
          <w:noProof/>
        </w:rPr>
        <w:t>(Destexhe et al. 1997; Steriade 2000; Tchumatchenko et al. 2011)</w:t>
      </w:r>
      <w:r>
        <w:fldChar w:fldCharType="end"/>
      </w:r>
      <w:r>
        <w:t xml:space="preserve">, but could also reflect changes in brain state or synaptic efficacy </w:t>
      </w:r>
      <w:r>
        <w:fldChar w:fldCharType="begin" w:fldLock="1"/>
      </w:r>
      <w:r w:rsidR="003C3200">
        <w:instrText>ADDIN CSL_CITATION {"citationItems":[{"id":"ITEM-1","itemData":{"DOI":"10.3389/fnins.2011.00068","ISBN":"1662-453X (Electronic)\r1662-453X (Linking)","ISSN":"16624548","PMID":"21617732","abstract":"Sensory and cognitive processing relies on the concerted activity of large populations of neurons. The advent of modern experimental techniques like two-photon population calcium imaging makes it possible to monitor the spiking activity of multiple neurons as they are participating in specific cognitive tasks. The development of appropriate theoretical tools to quantify and interpret the spiking activity of multiple neurons, however, is still in its infancy. One of the simplest and widely used measures of correlated activity is the pairwise correlation coefficient. While spike correlation coefficients are easy to compute using the available numerical toolboxes, it has remained largely an open question whether they are indeed a reliable measure of synchrony. Surprisingly, despite the intense use of correlation coefficients in the design of synthetic spike trains, the construction of population models and the assessment of the synchrony level in live neuronal networks very little was known about their computational properties. We showed that many features of pairwise spike correlations can be studied analytically in a tractable threshold model. Importantly, we demonstrated that under some circumstances the correlation coefficients can vanish, even though input and also pairwise spike cross correlations are present. This finding suggests that the most popular and frequently used measures can, by design, fail to capture the neuronal synchrony.","author":[{"dropping-particle":"","family":"Tchumatchenko","given":"Tatjana","non-dropping-particle":"","parse-names":false,"suffix":""},{"dropping-particle":"","family":"Geisel","given":"Theo","non-dropping-particle":"","parse-names":false,"suffix":""},{"dropping-particle":"","family":"Volgushev","given":"Maxim","non-dropping-particle":"","parse-names":false,"suffix":""},{"dropping-particle":"","family":"Wolf","given":"Fred","non-dropping-particle":"","parse-names":false,"suffix":""}],"container-title":"Frontiers in Neuroscience","id":"ITEM-1","issue":"MAY","issued":{"date-parts":[["2011"]]},"page":"1-9","title":"Spike correlations - What can they tell about synchrony?","type":"article-journal","volume":"5"},"uris":["http://www.mendeley.com/documents/?uuid=f9709a9b-ae6c-4843-aedd-8cca94e1b6b3"]}],"mendeley":{"formattedCitation":"(Tchumatchenko et al. 2011)","plainTextFormattedCitation":"(Tchumatchenko et al. 2011)","previouslyFormattedCitation":"(Tchumatchenko et al. 2011)"},"properties":{"noteIndex":0},"schema":"https://github.com/citation-style-language/schema/raw/master/csl-citation.json"}</w:instrText>
      </w:r>
      <w:r>
        <w:fldChar w:fldCharType="separate"/>
      </w:r>
      <w:r w:rsidR="00AF64B5" w:rsidRPr="00AF64B5">
        <w:rPr>
          <w:noProof/>
        </w:rPr>
        <w:t>(Tchumatchenko et al. 2011)</w:t>
      </w:r>
      <w:r>
        <w:fldChar w:fldCharType="end"/>
      </w:r>
      <w:r>
        <w:t>.</w:t>
      </w:r>
      <w:ins w:id="251" w:author="Karunesh Ganguly" w:date="2018-10-14T13:39:00Z">
        <w:r w:rsidR="00893CF5">
          <w:br w:type="page"/>
        </w:r>
      </w:ins>
    </w:p>
    <w:p w14:paraId="668ECCC9" w14:textId="6E6AB327" w:rsidR="009725F2" w:rsidRDefault="009725F2" w:rsidP="00AE6898">
      <w:pPr>
        <w:pStyle w:val="SectionHeading"/>
      </w:pPr>
      <w:commentRangeStart w:id="252"/>
      <w:r>
        <w:t>Materials and Methods</w:t>
      </w:r>
      <w:commentRangeEnd w:id="252"/>
      <w:r w:rsidR="00405200">
        <w:rPr>
          <w:rStyle w:val="CommentReference"/>
          <w:b w:val="0"/>
        </w:rPr>
        <w:commentReference w:id="252"/>
      </w:r>
    </w:p>
    <w:p w14:paraId="31F07CF3" w14:textId="77777777" w:rsidR="00C94BD0" w:rsidRDefault="00C94BD0" w:rsidP="00AE6898"/>
    <w:p w14:paraId="4ADD9DB1" w14:textId="5733B1C1" w:rsidR="00106158" w:rsidRPr="0006310B" w:rsidRDefault="003C4607" w:rsidP="00AE6898">
      <w:pPr>
        <w:pStyle w:val="Heading1"/>
      </w:pPr>
      <w:r>
        <w:tab/>
      </w:r>
      <w:r w:rsidR="0006310B" w:rsidRPr="0006310B">
        <w:t>Animals and Surgical Procedures</w:t>
      </w:r>
    </w:p>
    <w:p w14:paraId="5D401142" w14:textId="77777777" w:rsidR="0006310B" w:rsidRDefault="0006310B" w:rsidP="00AE6898"/>
    <w:p w14:paraId="51056E7B" w14:textId="17DE1989" w:rsidR="00090C3D" w:rsidRDefault="0006310B" w:rsidP="00AE6898">
      <w:r w:rsidRPr="0006310B">
        <w:t>This study was performed in strict accordance with guidelines from the USDA Animal Welfare Act and Unite</w:t>
      </w:r>
      <w:r w:rsidR="00AE568A">
        <w:t>d States Public Health Science</w:t>
      </w:r>
      <w:r w:rsidRPr="0006310B">
        <w:t xml:space="preserve"> Policy. The protocol was approved by the San Francisco VA Medical Center Institu</w:t>
      </w:r>
      <w:r w:rsidR="00CC67CD">
        <w:t>tional Animal Care and Use Com</w:t>
      </w:r>
      <w:r w:rsidRPr="0006310B">
        <w:t xml:space="preserve">mittee (IACUC, Protocol Number </w:t>
      </w:r>
      <w:commentRangeStart w:id="253"/>
      <w:r w:rsidRPr="0006310B">
        <w:t>13–006</w:t>
      </w:r>
      <w:commentRangeEnd w:id="253"/>
      <w:r w:rsidR="00090C3D">
        <w:rPr>
          <w:rStyle w:val="CommentReference"/>
        </w:rPr>
        <w:commentReference w:id="253"/>
      </w:r>
      <w:r w:rsidRPr="0006310B">
        <w:t>). We used 15 adult</w:t>
      </w:r>
      <w:r w:rsidR="00CC67CD">
        <w:t xml:space="preserve"> Long–Evans male rats (approxi</w:t>
      </w:r>
      <w:r w:rsidRPr="0006310B">
        <w:t xml:space="preserve">mately 8 </w:t>
      </w:r>
      <w:proofErr w:type="spellStart"/>
      <w:r w:rsidRPr="0006310B">
        <w:t>wk</w:t>
      </w:r>
      <w:r w:rsidR="00CC67CD">
        <w:t>s</w:t>
      </w:r>
      <w:proofErr w:type="spellEnd"/>
      <w:r w:rsidRPr="0006310B">
        <w:t xml:space="preserve"> old; see S1 Table for complete details of</w:t>
      </w:r>
      <w:r w:rsidR="00CC67CD">
        <w:t xml:space="preserve"> </w:t>
      </w:r>
      <w:r w:rsidRPr="0006310B">
        <w:t xml:space="preserve">animals, units, etc.). Animals were kept under </w:t>
      </w:r>
      <w:r w:rsidR="00CC67CD">
        <w:t xml:space="preserve">controlled temperature and a 12 </w:t>
      </w:r>
      <w:proofErr w:type="spellStart"/>
      <w:r w:rsidRPr="0006310B">
        <w:t>h</w:t>
      </w:r>
      <w:r w:rsidR="00CC67CD">
        <w:t>r</w:t>
      </w:r>
      <w:proofErr w:type="spellEnd"/>
      <w:r w:rsidR="00CC67CD">
        <w:t xml:space="preserve"> light/</w:t>
      </w:r>
      <w:r w:rsidRPr="0006310B">
        <w:t xml:space="preserve">dark cycle with lights on at 06:00 A.M. Probes were implanted during a recovery surgery performed </w:t>
      </w:r>
      <w:r w:rsidR="00CC67CD">
        <w:t xml:space="preserve">under </w:t>
      </w:r>
      <w:proofErr w:type="spellStart"/>
      <w:r w:rsidR="00CC67CD">
        <w:t>isofluorane</w:t>
      </w:r>
      <w:proofErr w:type="spellEnd"/>
      <w:r w:rsidR="00CC67CD">
        <w:t xml:space="preserve"> (1%–3%) anes</w:t>
      </w:r>
      <w:r w:rsidRPr="0006310B">
        <w:t>thesia. The post–operative recovery regimen included administration of</w:t>
      </w:r>
      <w:r w:rsidR="00CC67CD">
        <w:t xml:space="preserve"> </w:t>
      </w:r>
      <w:r w:rsidRPr="0006310B">
        <w:t xml:space="preserve">buprenorphine at 0.02 mg/kg </w:t>
      </w:r>
      <w:proofErr w:type="spellStart"/>
      <w:r w:rsidRPr="0006310B">
        <w:t>b.w</w:t>
      </w:r>
      <w:proofErr w:type="spellEnd"/>
      <w:r w:rsidRPr="0006310B">
        <w:t xml:space="preserve">. and meloxicam at 0.2 mg/kg </w:t>
      </w:r>
      <w:proofErr w:type="spellStart"/>
      <w:r w:rsidRPr="0006310B">
        <w:t>b.w</w:t>
      </w:r>
      <w:proofErr w:type="spellEnd"/>
      <w:r w:rsidRPr="0006310B">
        <w:t xml:space="preserve">. Dexamethasone at 0.5 mg/kg </w:t>
      </w:r>
      <w:proofErr w:type="spellStart"/>
      <w:r w:rsidRPr="0006310B">
        <w:t>b.w</w:t>
      </w:r>
      <w:proofErr w:type="spellEnd"/>
      <w:r w:rsidRPr="0006310B">
        <w:t>. and Trim</w:t>
      </w:r>
      <w:r w:rsidR="00CC67CD">
        <w:t>etho</w:t>
      </w:r>
      <w:r w:rsidRPr="0006310B">
        <w:t xml:space="preserve">prim sulfadiazine at 15 mg/kg </w:t>
      </w:r>
      <w:proofErr w:type="spellStart"/>
      <w:r w:rsidRPr="0006310B">
        <w:t>b.w</w:t>
      </w:r>
      <w:proofErr w:type="spellEnd"/>
      <w:r w:rsidRPr="0006310B">
        <w:t>. were also administered post–operatively for 5 d</w:t>
      </w:r>
      <w:r w:rsidR="00CC67CD">
        <w:t>ays</w:t>
      </w:r>
      <w:r w:rsidRPr="0006310B">
        <w:t>. All animals were allowed to recover for 5 d</w:t>
      </w:r>
      <w:r w:rsidR="00CC67CD">
        <w:t>ays</w:t>
      </w:r>
      <w:r w:rsidRPr="0006310B">
        <w:t xml:space="preserve"> prior to </w:t>
      </w:r>
      <w:r w:rsidR="00E64B44">
        <w:t xml:space="preserve">the </w:t>
      </w:r>
      <w:r w:rsidRPr="0006310B">
        <w:t>start of</w:t>
      </w:r>
      <w:r w:rsidR="00090C3D">
        <w:t xml:space="preserve"> experiments.</w:t>
      </w:r>
    </w:p>
    <w:p w14:paraId="48EEBEB7" w14:textId="77777777" w:rsidR="00090C3D" w:rsidRDefault="00090C3D" w:rsidP="00AE6898"/>
    <w:p w14:paraId="3D1E10CB" w14:textId="165926D5" w:rsidR="00090C3D" w:rsidRDefault="0006310B" w:rsidP="00AE6898">
      <w:pPr>
        <w:pStyle w:val="Heading1"/>
      </w:pPr>
      <w:r w:rsidRPr="00090C3D">
        <w:t>Electrophysiology</w:t>
      </w:r>
    </w:p>
    <w:p w14:paraId="7653FDDC" w14:textId="77777777" w:rsidR="00090C3D" w:rsidRDefault="00090C3D" w:rsidP="00AE6898"/>
    <w:p w14:paraId="69634A67" w14:textId="095922AB" w:rsidR="00090C3D" w:rsidRDefault="00AE568A" w:rsidP="00AE6898">
      <w:r w:rsidRPr="00AE568A">
        <w:t>We recorded extracellular neural activity using tungsten microwire ele</w:t>
      </w:r>
      <w:r w:rsidR="006E0B2F">
        <w:t>ctrode arrays (MEAs, n = 2</w:t>
      </w:r>
      <w:r w:rsidRPr="00AE568A">
        <w:t xml:space="preserve"> rats, Tucker</w:t>
      </w:r>
      <w:r w:rsidR="006E0B2F">
        <w:t xml:space="preserve">–Davis Technologies or TDT, FL), tetrodes (n = 1 rat, </w:t>
      </w:r>
      <w:proofErr w:type="spellStart"/>
      <w:r w:rsidR="006E0B2F">
        <w:t>NeuroN</w:t>
      </w:r>
      <w:r w:rsidRPr="00AE568A">
        <w:t>exus</w:t>
      </w:r>
      <w:proofErr w:type="spellEnd"/>
      <w:r w:rsidRPr="00AE568A">
        <w:t>, Michigan)</w:t>
      </w:r>
      <w:r w:rsidR="00BA2BC1">
        <w:t xml:space="preserve">, and custom probes (n = 1 rat, </w:t>
      </w:r>
      <w:commentRangeStart w:id="254"/>
      <w:r w:rsidR="00BA2BC1">
        <w:t>(</w:t>
      </w:r>
      <w:r w:rsidR="002477D1" w:rsidRPr="002477D1">
        <w:rPr>
          <w:highlight w:val="yellow"/>
        </w:rPr>
        <w:t>refs</w:t>
      </w:r>
      <w:r w:rsidR="00BA2BC1">
        <w:t>)</w:t>
      </w:r>
      <w:commentRangeEnd w:id="254"/>
      <w:r w:rsidR="00BA2BC1">
        <w:rPr>
          <w:rStyle w:val="CommentReference"/>
        </w:rPr>
        <w:commentReference w:id="254"/>
      </w:r>
      <w:r w:rsidR="000F2A35">
        <w:t>)</w:t>
      </w:r>
      <w:r w:rsidRPr="00AE568A">
        <w:t xml:space="preserve">. </w:t>
      </w:r>
      <w:r w:rsidR="00FE1AAA">
        <w:t>We implanted a</w:t>
      </w:r>
      <w:r w:rsidRPr="00AE568A">
        <w:t>rrays in the caudal forelimb area of</w:t>
      </w:r>
      <w:r w:rsidR="00FE1AAA">
        <w:t xml:space="preserve"> the </w:t>
      </w:r>
      <w:r w:rsidRPr="00AE568A">
        <w:t xml:space="preserve">primary motor cortex (M1), centered at 3–4 mm lateral, 0.5 mm anterior to </w:t>
      </w:r>
      <w:proofErr w:type="spellStart"/>
      <w:r w:rsidRPr="00AE568A">
        <w:t>bregma</w:t>
      </w:r>
      <w:proofErr w:type="spellEnd"/>
      <w:r w:rsidR="00FE1AAA">
        <w:t>.</w:t>
      </w:r>
      <w:r w:rsidR="00C55055">
        <w:t xml:space="preserve"> </w:t>
      </w:r>
      <w:r w:rsidR="00C55055" w:rsidRPr="00C55055">
        <w:t>We recorded spike and LFP activity using a 128–</w:t>
      </w:r>
      <w:r w:rsidR="00C55055">
        <w:t xml:space="preserve"> and 256</w:t>
      </w:r>
      <w:bookmarkStart w:id="255" w:name="OLE_LINK1"/>
      <w:bookmarkStart w:id="256" w:name="OLE_LINK2"/>
      <w:r w:rsidR="00C55055" w:rsidRPr="00C55055">
        <w:t>–</w:t>
      </w:r>
      <w:bookmarkEnd w:id="255"/>
      <w:bookmarkEnd w:id="256"/>
      <w:r w:rsidR="00C55055" w:rsidRPr="00C55055">
        <w:t xml:space="preserve">channel TDT–RZ2 system (Tucker–Davies Technologies). Spike data was sampled at 24,414 Hz and LFP data at 1,018 Hz. ZIF–clip based analog headstages with a unity gain and high impedance (~1 GΩ) were used. Only clearly identifiable </w:t>
      </w:r>
      <w:r w:rsidR="00892AC5">
        <w:t xml:space="preserve">single </w:t>
      </w:r>
      <w:r w:rsidR="00C55055" w:rsidRPr="00C55055">
        <w:t xml:space="preserve">units with </w:t>
      </w:r>
      <w:r w:rsidR="00892AC5">
        <w:t>consistent</w:t>
      </w:r>
      <w:r w:rsidR="00C55055" w:rsidRPr="00C55055">
        <w:t xml:space="preserve"> waveforms and high signal-to-noise were </w:t>
      </w:r>
      <w:r w:rsidR="00C55055">
        <w:t>analyzed</w:t>
      </w:r>
      <w:r w:rsidR="00C55055" w:rsidRPr="00C55055">
        <w:t xml:space="preserve">. MEA recordings were sorted offline using PCA-based algorithms followed by manual cluster-cutting using TDT’s </w:t>
      </w:r>
      <w:proofErr w:type="spellStart"/>
      <w:r w:rsidR="00C55055" w:rsidRPr="00C55055">
        <w:t>OpenSorter</w:t>
      </w:r>
      <w:proofErr w:type="spellEnd"/>
      <w:r w:rsidR="00C55055" w:rsidRPr="00C55055">
        <w:t xml:space="preserve"> software. Tetrodes were sorted using </w:t>
      </w:r>
      <w:r w:rsidR="00526192">
        <w:t xml:space="preserve">the </w:t>
      </w:r>
      <w:r w:rsidR="000072E0">
        <w:t>“</w:t>
      </w:r>
      <w:proofErr w:type="spellStart"/>
      <w:r w:rsidR="000072E0">
        <w:t>UltraMegaSort</w:t>
      </w:r>
      <w:proofErr w:type="spellEnd"/>
      <w:r w:rsidR="000072E0">
        <w:t xml:space="preserve">” toolbox (available </w:t>
      </w:r>
      <w:r w:rsidR="00595031">
        <w:t>at https://physics.ucsd.</w:t>
      </w:r>
      <w:r w:rsidR="00C55055" w:rsidRPr="00C55055">
        <w:t>edu/neurophysics/software.php), a set of</w:t>
      </w:r>
      <w:r w:rsidR="00AA0EF9">
        <w:t xml:space="preserve"> </w:t>
      </w:r>
      <w:r w:rsidR="00C55055" w:rsidRPr="00C55055">
        <w:t xml:space="preserve">MATLAB based scripts for tetrode sorting </w:t>
      </w:r>
      <w:r w:rsidR="002C1292">
        <w:t xml:space="preserve">described in detail previously </w:t>
      </w:r>
      <w:r w:rsidR="007C5563">
        <w:rPr>
          <w:rStyle w:val="FootnoteReference"/>
        </w:rPr>
        <w:fldChar w:fldCharType="begin" w:fldLock="1"/>
      </w:r>
      <w:r w:rsidR="003C3200">
        <w:instrText>ADDIN CSL_CITATION {"citationItems":[{"id":"ITEM-1","itemData":{"DOI":"10.1038/nn.3759","ISBN":"1546-1726 (Electronic)\\r1097-6256 (Linking)","ISSN":"1546-1726","PMID":"24997761","abstract":"Brain-machine interfaces can allow neural control over assistive devices. They also provide an important platform for studying neural plasticity. Recent studies have suggested that optimal engagement of learning is essential for robust neuroprosthetic control. However, little is known about the neural processes that may consolidate a neuroprosthetic skill. On the basis of the growing body of evidence linking slow-wave activity (SWA) during sleep to consolidation, we examined whether there is 'offline' processing after neuroprosthetic learning. Using a rodent model, we found that, after successful learning, task-related units specifically experienced increased locking and coherency to SWA during sleep. Moreover, spike-spike coherence among these units was substantially enhanced. These changes were not present with poor skill acquisition or after control awake periods, demonstrating the specificity of our observations to learning. Notably, the time spent in SWA predicted the performance gains. Thus, SWA appears to be involved in offline processing after neuroprosthetic learning.","author":[{"dropping-particle":"","family":"Gulati","given":"Tanuj","non-dropping-particle":"","parse-names":false,"suffix":""},{"dropping-particle":"","family":"Ramanathan","given":"Dhakshin S","non-dropping-particle":"","parse-names":false,"suffix":""},{"dropping-particle":"","family":"Wong","given":"Chelsea C","non-dropping-particle":"","parse-names":false,"suffix":""},{"dropping-particle":"","family":"Ganguly","given":"Karunesh","non-dropping-particle":"","parse-names":false,"suffix":""}],"container-title":"Nature neuroscience","id":"ITEM-1","issue":"8","issued":{"date-parts":[["2014"]]},"page":"1107-1113","publisher":"Nature Publishing Group","title":"Reactivation of emergent task-related ensembles during slow-wave sleep after neuroprosthetic learning.","type":"article-journal","volume":"17"},"uris":["http://www.mendeley.com/documents/?uuid=358461e7-f05c-4cfe-9e36-f517c46822c5"]},{"id":"ITEM-2","itemData":{"DOI":"10.1371/journal.pbio.1002263","ISBN":"1544-9173","ISSN":"15457885","PMID":"26382320","abstract":"Despite many prior studies demonstrating offline behavioral gains in motor skills after sleep, the underlying neural mechanisms remain poorly understood. To investigate the neurophysiological basis for offline gains, we performed single-unit recordings in motor cortex as rats learned a skilled upper-limb task. We found that sleep improved movement speed with preservation of accuracy. These offline improvements were linked to both replay of task-related ensembles during non-rapid eye movement (NREM) sleep and temporal shifts that more tightly bound motor cortical ensembles to movements; such offline gains and temporal shifts were not evident with sleep restriction. Interestingly, replay was linked to the coincidence of slow-wave events and bursts of spindle activity. Neurons that experienced the most consistent replay also underwent the most significant temporal shift and binding to the motor task. Significantly, replay and the associated performance gains after sleep only occurred when animals first learned the skill; continued practice during later stages of learning (i.e., after motor kinematics had stabilized) did not show evidence of replay. Our results highlight how replay of synchronous neural activity during sleep mediates large-scale neural plasticity and stabilizes kinematics during early motor learning.","author":[{"dropping-particle":"","family":"Ramanathan","given":"Dhakshin S.","non-dropping-particle":"","parse-names":false,"suffix":""},{"dropping-particle":"","family":"Gulati","given":"Tanuj","non-dropping-particle":"","parse-names":false,"suffix":""},{"dropping-particle":"","family":"Ganguly","given":"Karunesh","non-dropping-particle":"","parse-names":false,"suffix":""}],"container-title":"PLoS Biology","id":"ITEM-2","issue":"9","issued":{"date-parts":[["2015"]]},"page":"1-25","title":"Sleep-Dependent Reactivation of Ensembles in Motor Cortex Promotes Skill Consolidation","type":"article-journal","volume":"13"},"uris":["http://www.mendeley.com/documents/?uuid=75b00b81-d302-43f5-ac13-086621a1a236"]}],"mendeley":{"formattedCitation":"(Gulati et al. 2014; Ramanathan et al. 2015)","plainTextFormattedCitation":"(Gulati et al. 2014; Ramanathan et al. 2015)","previouslyFormattedCitation":"(Gulati et al. 2014; Ramanathan et al. 2015)"},"properties":{"noteIndex":0},"schema":"https://github.com/citation-style-language/schema/raw/master/csl-citation.json"}</w:instrText>
      </w:r>
      <w:r w:rsidR="007C5563">
        <w:rPr>
          <w:rStyle w:val="FootnoteReference"/>
        </w:rPr>
        <w:fldChar w:fldCharType="separate"/>
      </w:r>
      <w:r w:rsidR="00AF64B5" w:rsidRPr="00AF64B5">
        <w:rPr>
          <w:noProof/>
        </w:rPr>
        <w:t>(Gulati et al. 2014; Ramanathan et al. 2015)</w:t>
      </w:r>
      <w:r w:rsidR="007C5563">
        <w:rPr>
          <w:rStyle w:val="FootnoteReference"/>
        </w:rPr>
        <w:fldChar w:fldCharType="end"/>
      </w:r>
      <w:r w:rsidR="00343ECD">
        <w:t>.</w:t>
      </w:r>
      <w:r w:rsidR="006E6263">
        <w:t xml:space="preserve"> </w:t>
      </w:r>
      <w:r w:rsidR="00661521">
        <w:t xml:space="preserve">Sorting on the </w:t>
      </w:r>
      <w:r w:rsidR="008862CA">
        <w:t>256-ch</w:t>
      </w:r>
      <w:r w:rsidR="006705E5">
        <w:t>annel</w:t>
      </w:r>
      <w:r w:rsidR="008862CA">
        <w:t xml:space="preserve"> </w:t>
      </w:r>
      <w:r w:rsidR="00661521">
        <w:t xml:space="preserve">custom probes was done using </w:t>
      </w:r>
      <w:proofErr w:type="spellStart"/>
      <w:r w:rsidR="00661521">
        <w:t>MountainSort</w:t>
      </w:r>
      <w:proofErr w:type="spellEnd"/>
      <w:r w:rsidR="009B6E3B">
        <w:t xml:space="preserve"> </w:t>
      </w:r>
      <w:r w:rsidR="007C5563">
        <w:rPr>
          <w:rStyle w:val="FootnoteReference"/>
        </w:rPr>
        <w:fldChar w:fldCharType="begin" w:fldLock="1"/>
      </w:r>
      <w:r w:rsidR="003C3200">
        <w:instrText>ADDIN CSL_CITATION {"citationItems":[{"id":"ITEM-1","itemData":{"DOI":"10.1016/j.neuron.2017.08.030","ISBN":"0896-6273","ISSN":"10974199","PMID":"28910621","abstract":"Understanding the detailed dynamics of neuronal networks will require the simultaneous measurement of spike trains from hundreds of neurons (or more). Currently, approaches to extracting spike times and labels from raw data are time consuming, lack standardization, and involve manual intervention, making it difficult to maintain data provenance and assess the quality of scientific results. Here, we describe an automated clustering approach and associated software package that addresses these problems and provides novel cluster quality metrics. We show that our approach has accuracy comparable to or exceeding that achieved using manual or semi-manual techniques with desktop central processing unit (CPU) runtimes faster than acquisition time for up to hundreds of electrodes. Moreover, a single choice of parameters in the algorithm is effective for a variety of electrode geometries and across multiple brain regions. This algorithm has the potential to enable reproducible and automated spike sorting of larger scale recordings than is currently possible. Chung, Magland, et al. present MountainSort, a new fully automatic spike sorting package with a powerful GUI. MountainSort has accuracy comparable to current methods and runtimes faster than real time, enabling automatic and reproducible spike sorting for high-density extracellular recordings.","author":[{"dropping-particle":"","family":"Chung","given":"Jason E.","non-dropping-particle":"","parse-names":false,"suffix":""},{"dropping-particle":"","family":"Magland","given":"Jeremy F.","non-dropping-particle":"","parse-names":false,"suffix":""},{"dropping-particle":"","family":"Barnett","given":"Alex H.","non-dropping-particle":"","parse-names":false,"suffix":""},{"dropping-particle":"","family":"Tolosa","given":"Vanessa M.","non-dropping-particle":"","parse-names":false,"suffix":""},{"dropping-particle":"","family":"Tooker","given":"Angela C.","non-dropping-particle":"","parse-names":false,"suffix":""},{"dropping-particle":"","family":"Lee","given":"Kye Y.","non-dropping-particle":"","parse-names":false,"suffix":""},{"dropping-particle":"","family":"Shah","given":"Kedar G.","non-dropping-particle":"","parse-names":false,"suffix":""},{"dropping-particle":"","family":"Felix","given":"Sarah H.","non-dropping-particle":"","parse-names":false,"suffix":""},{"dropping-particle":"","family":"Frank","given":"Loren M.","non-dropping-particle":"","parse-names":false,"suffix":""},{"dropping-particle":"","family":"Greengard","given":"Leslie F.","non-dropping-particle":"","parse-names":false,"suffix":""}],"container-title":"Neuron","id":"ITEM-1","issue":"6","issued":{"date-parts":[["2017"]]},"page":"1381-1394.e6","publisher":"Elsevier Inc.","title":"A Fully Automated Approach to Spike Sorting","type":"article-journal","volume":"95"},"uris":["http://www.mendeley.com/documents/?uuid=2667388b-56cd-4c81-a5f5-103500dccba2"]}],"mendeley":{"formattedCitation":"(Chung et al. 2017)","plainTextFormattedCitation":"(Chung et al. 2017)","previouslyFormattedCitation":"(Chung et al. 2017)"},"properties":{"noteIndex":0},"schema":"https://github.com/citation-style-language/schema/raw/master/csl-citation.json"}</w:instrText>
      </w:r>
      <w:r w:rsidR="007C5563">
        <w:rPr>
          <w:rStyle w:val="FootnoteReference"/>
        </w:rPr>
        <w:fldChar w:fldCharType="separate"/>
      </w:r>
      <w:r w:rsidR="00AF64B5" w:rsidRPr="00AF64B5">
        <w:rPr>
          <w:noProof/>
        </w:rPr>
        <w:t>(Chung et al. 2017)</w:t>
      </w:r>
      <w:r w:rsidR="007C5563">
        <w:rPr>
          <w:rStyle w:val="FootnoteReference"/>
        </w:rPr>
        <w:fldChar w:fldCharType="end"/>
      </w:r>
      <w:r w:rsidR="009B6E3B">
        <w:t>.</w:t>
      </w:r>
      <w:r w:rsidR="008862CA">
        <w:t xml:space="preserve"> Briefly, </w:t>
      </w:r>
      <w:proofErr w:type="spellStart"/>
      <w:r w:rsidR="00910CFA">
        <w:t>MountainSort</w:t>
      </w:r>
      <w:proofErr w:type="spellEnd"/>
      <w:r w:rsidR="00910CFA">
        <w:t xml:space="preserve"> is spike-</w:t>
      </w:r>
      <w:r w:rsidR="008862CA" w:rsidRPr="008862CA">
        <w:t>sorting software</w:t>
      </w:r>
      <w:r w:rsidR="00910CFA">
        <w:t xml:space="preserve"> that uses an automatic algorithm, which compares clusters</w:t>
      </w:r>
      <w:r w:rsidR="002477E2">
        <w:t xml:space="preserve"> of data</w:t>
      </w:r>
      <w:r w:rsidR="00910CFA">
        <w:t xml:space="preserve"> </w:t>
      </w:r>
      <w:r w:rsidR="007C43B0">
        <w:t>using</w:t>
      </w:r>
      <w:r w:rsidR="00567DB4">
        <w:t xml:space="preserve"> one</w:t>
      </w:r>
      <w:r w:rsidR="002477E2">
        <w:t>-dimensional projection</w:t>
      </w:r>
      <w:r w:rsidR="007C43B0">
        <w:t>s</w:t>
      </w:r>
      <w:r w:rsidR="00F8489D">
        <w:t>. If data along these</w:t>
      </w:r>
      <w:r w:rsidR="002477E2">
        <w:t xml:space="preserve"> projection</w:t>
      </w:r>
      <w:r w:rsidR="00417240">
        <w:t>s</w:t>
      </w:r>
      <w:r w:rsidR="002477E2">
        <w:t xml:space="preserve"> are bimodal then the clusters are considered distinct.</w:t>
      </w:r>
      <w:r w:rsidR="00947789">
        <w:t xml:space="preserve"> </w:t>
      </w:r>
      <w:r w:rsidR="00060E5A">
        <w:t xml:space="preserve">We used a consolidation factor of 0.9 and a noise overlap threshold of 0.03 to identify clusters as </w:t>
      </w:r>
      <w:r w:rsidR="00494584">
        <w:t>single units.</w:t>
      </w:r>
      <w:r w:rsidR="0015450D">
        <w:t xml:space="preserve"> </w:t>
      </w:r>
      <w:r w:rsidR="00494584">
        <w:t>We performed a m</w:t>
      </w:r>
      <w:r w:rsidR="00947789">
        <w:t xml:space="preserve">inimal </w:t>
      </w:r>
      <w:r w:rsidR="00494584">
        <w:t xml:space="preserve">amount of </w:t>
      </w:r>
      <w:r w:rsidR="00947789">
        <w:t xml:space="preserve">manual merging and </w:t>
      </w:r>
      <w:r w:rsidR="003531AF">
        <w:t>rejection</w:t>
      </w:r>
      <w:r w:rsidR="00947789">
        <w:t xml:space="preserve"> of clusters</w:t>
      </w:r>
      <w:r w:rsidR="005C7A59">
        <w:t xml:space="preserve"> to correct for drift during long recordings</w:t>
      </w:r>
      <w:r w:rsidR="00947789">
        <w:t>.</w:t>
      </w:r>
    </w:p>
    <w:p w14:paraId="602E71FD" w14:textId="77777777" w:rsidR="00AE568A" w:rsidRPr="00090C3D" w:rsidRDefault="00AE568A" w:rsidP="00AE6898"/>
    <w:p w14:paraId="1CB2C0E5" w14:textId="77777777" w:rsidR="00E316B2" w:rsidRPr="00795002" w:rsidRDefault="00E316B2" w:rsidP="00AE6898">
      <w:pPr>
        <w:pStyle w:val="Heading1"/>
      </w:pPr>
      <w:r w:rsidRPr="00795002">
        <w:t>Analysis</w:t>
      </w:r>
    </w:p>
    <w:p w14:paraId="05371009" w14:textId="77777777" w:rsidR="00E316B2" w:rsidRDefault="00E316B2" w:rsidP="00AE6898"/>
    <w:p w14:paraId="59D3AB0B" w14:textId="523410B7" w:rsidR="00E316B2" w:rsidRDefault="00E316B2" w:rsidP="00AE6898">
      <w:r>
        <w:t xml:space="preserve">Data analysis was performed in MATLAB using a combination of custom </w:t>
      </w:r>
      <w:r w:rsidR="006748A1">
        <w:t>scripts and available neural data analysis Toolboxes.</w:t>
      </w:r>
      <w:r w:rsidR="005E0418">
        <w:t xml:space="preserve"> For all analyses, disconnected/high impedance LFP channels were removed from the analysis.</w:t>
      </w:r>
    </w:p>
    <w:p w14:paraId="61A52674" w14:textId="77777777" w:rsidR="006748A1" w:rsidRDefault="006748A1" w:rsidP="00AE6898"/>
    <w:p w14:paraId="1146EA4B" w14:textId="6BB52366" w:rsidR="00795002" w:rsidRDefault="00795002" w:rsidP="00AE6898">
      <w:pPr>
        <w:pStyle w:val="Heading1"/>
      </w:pPr>
      <w:r>
        <w:tab/>
        <w:t>Sleep Classification</w:t>
      </w:r>
    </w:p>
    <w:p w14:paraId="274B5123" w14:textId="77777777" w:rsidR="00795002" w:rsidRDefault="00795002" w:rsidP="00AE6898"/>
    <w:p w14:paraId="1A60345C" w14:textId="2DCBCA79" w:rsidR="00795002" w:rsidRDefault="00CE100D" w:rsidP="00AE6898">
      <w:r>
        <w:t xml:space="preserve">Each </w:t>
      </w:r>
      <w:r w:rsidR="00185E1D">
        <w:t>LFP</w:t>
      </w:r>
      <w:r>
        <w:t xml:space="preserve"> channel</w:t>
      </w:r>
      <w:r w:rsidR="00185E1D">
        <w:t xml:space="preserve"> was segmented into non-overlapping 6 sec windows. In each window the </w:t>
      </w:r>
      <w:r w:rsidR="0004455C">
        <w:t xml:space="preserve">power spectral density was computed and averaged over the </w:t>
      </w:r>
      <w:r w:rsidR="0097544C">
        <w:t>delta (0.1–</w:t>
      </w:r>
      <w:r w:rsidR="00BC1C8A">
        <w:t>4</w:t>
      </w:r>
      <w:r w:rsidR="0097544C">
        <w:t xml:space="preserve"> Hz) and gamma (30</w:t>
      </w:r>
      <w:r w:rsidR="00185E1D">
        <w:t>– 60</w:t>
      </w:r>
      <w:r w:rsidR="0097544C">
        <w:t xml:space="preserve"> </w:t>
      </w:r>
      <w:r w:rsidR="00185E1D">
        <w:t xml:space="preserve">Hz) </w:t>
      </w:r>
      <w:r w:rsidR="0004455C">
        <w:t>frequency bands</w:t>
      </w:r>
      <w:r w:rsidR="00185E1D">
        <w:t xml:space="preserve">. Then a K-means classifier was used to </w:t>
      </w:r>
      <w:r w:rsidR="00AC6792">
        <w:t>cluster</w:t>
      </w:r>
      <w:r w:rsidR="00185E1D">
        <w:t xml:space="preserve"> </w:t>
      </w:r>
      <w:r w:rsidR="00D53F79">
        <w:t>epochs</w:t>
      </w:r>
      <w:r w:rsidR="00AC6792">
        <w:t xml:space="preserve"> into two clusters, NREM sleep and REM/awake</w:t>
      </w:r>
      <w:r w:rsidR="00185E1D">
        <w:t xml:space="preserve"> (</w:t>
      </w:r>
      <w:r w:rsidR="003137B2">
        <w:t>Figure</w:t>
      </w:r>
      <w:r w:rsidR="001B4984" w:rsidRPr="00B06132">
        <w:t xml:space="preserve"> 1-Supplement </w:t>
      </w:r>
      <w:r w:rsidR="00A57647">
        <w:t>1</w:t>
      </w:r>
      <w:r w:rsidR="00185E1D">
        <w:t>)</w:t>
      </w:r>
      <w:r w:rsidR="00D53F79">
        <w:t>.</w:t>
      </w:r>
      <w:r w:rsidR="003B1E69">
        <w:t xml:space="preserve"> </w:t>
      </w:r>
      <w:r w:rsidR="0086040A">
        <w:t>Only lon</w:t>
      </w:r>
      <w:r w:rsidR="004B0DEB">
        <w:t>g (&gt;30sec) epochs of sleep were analyzed.</w:t>
      </w:r>
      <w:r w:rsidR="0086040A">
        <w:t xml:space="preserve"> </w:t>
      </w:r>
      <w:r w:rsidR="005D449E">
        <w:t xml:space="preserve">The identified NREM sleep epochs were verified by </w:t>
      </w:r>
      <w:r w:rsidR="001E7C1D">
        <w:t xml:space="preserve">post-hoc </w:t>
      </w:r>
      <w:r w:rsidR="005D449E">
        <w:t>visual inspection of the LFP activity.</w:t>
      </w:r>
    </w:p>
    <w:p w14:paraId="6C7FB085" w14:textId="77777777" w:rsidR="00D53F79" w:rsidRPr="00795002" w:rsidRDefault="00D53F79" w:rsidP="00AE6898"/>
    <w:p w14:paraId="03015CFE" w14:textId="43349339" w:rsidR="00795002" w:rsidRDefault="003C4607" w:rsidP="006A701C">
      <w:pPr>
        <w:pStyle w:val="Heading1"/>
      </w:pPr>
      <w:r w:rsidRPr="00795002">
        <w:t>Spindle Detection</w:t>
      </w:r>
    </w:p>
    <w:p w14:paraId="16E0CA98" w14:textId="2D7BF0AA" w:rsidR="008A4096" w:rsidRDefault="009E26DA" w:rsidP="00AE6898">
      <w:r>
        <w:t>The s</w:t>
      </w:r>
      <w:r w:rsidR="008C3ED9">
        <w:t xml:space="preserve">pindle detection </w:t>
      </w:r>
      <w:r>
        <w:t>that applied here is</w:t>
      </w:r>
      <w:r w:rsidR="008C3ED9">
        <w:t xml:space="preserve"> similar to </w:t>
      </w:r>
      <w:r w:rsidR="00AF41AC">
        <w:t>the algorithm</w:t>
      </w:r>
      <w:r w:rsidR="00D24F0D">
        <w:t xml:space="preserve"> used by </w:t>
      </w:r>
      <w:r w:rsidR="007C5563">
        <w:rPr>
          <w:rStyle w:val="FootnoteReference"/>
        </w:rPr>
        <w:fldChar w:fldCharType="begin" w:fldLock="1"/>
      </w:r>
      <w:r w:rsidR="003C3200">
        <w:instrText>ADDIN CSL_CITATION {"citationItems":[{"id":"ITEM-1","itemData":{"DOI":"10.5665/sleep.5758","ISBN":"1550-9109 (Electronic) 0161-8105 (Linking)","ISSN":"1550-9109","PMID":"26856904","abstract":"STUDY OBJECTIVES Sleep is defined as a reversible state of reduction in sensory responsiveness and immobility. A long-standing hypothesis suggests that a high arousal threshold during non-rapid eye movement (NREM) sleep is mediated by sleep spindle oscillations, impairing thalamocortical transmission of incoming sensory stimuli. Here we set out to test this idea directly by examining sensory-evoked neuronal spiking activity during natural sleep. METHODS We compared neuronal (n = 269) and multiunit activity (MUA), as well as local field potentials (LFP) in rat core auditory cortex (A1) during NREM sleep, comparing responses to sounds depending on the presence or absence of sleep spindles. RESULTS We found that sleep spindles robustly modulated the timing of neuronal discharges in A1. However, responses to sounds were nearly identical for all measured signals including isolated neurons, MUA, and LFPs (all differences &lt; 10%). Furthermore, in 10% of trials, auditory stimulation led to an early termination of the sleep spindle oscillation around 150-250 msec following stimulus onset. Finally, active ON states and inactive OFF periods during slow waves in NREM sleep affected the auditory response in opposite ways, depending on stimulus intensity. CONCLUSIONS Responses in core auditory cortex are well preserved regardless of sleep spindles recorded in that area, suggesting that thalamocortical sensory relay remains functional during sleep spindles, and that sensory disconnection in sleep is mediated by other mechanisms.","author":[{"dropping-particle":"","family":"Sela","given":"Yaniv","non-dropping-particle":"","parse-names":false,"suffix":""},{"dropping-particle":"V.","family":"Vyazovskiy","given":"Vladyslav","non-dropping-particle":"","parse-names":false,"suffix":""},{"dropping-particle":"","family":"Cirelli","given":"Chiara","non-dropping-particle":"","parse-names":false,"suffix":""},{"dropping-particle":"","family":"Tononi","given":"Giulio","non-dropping-particle":"","parse-names":false,"suffix":""},{"dropping-particle":"","family":"Nir","given":"Yuval","non-dropping-particle":"","parse-names":false,"suffix":""}],"container-title":"Sleep","id":"ITEM-1","issue":"5","issued":{"date-parts":[["2016"]]},"page":"1069-1082","title":"Responses in Rat Core Auditory Cortex are Preserved during Sleep Spindle Oscillations","type":"article-journal","volume":"39"},"uris":["http://www.mendeley.com/documents/?uuid=484f6781-83bd-4e8c-8caa-ca07ebcd92f4"]}],"mendeley":{"formattedCitation":"(Sela et al. 2016)","plainTextFormattedCitation":"(Sela et al. 2016)","previouslyFormattedCitation":"(Sela et al. 2016)"},"properties":{"noteIndex":0},"schema":"https://github.com/citation-style-language/schema/raw/master/csl-citation.json"}</w:instrText>
      </w:r>
      <w:r w:rsidR="007C5563">
        <w:rPr>
          <w:rStyle w:val="FootnoteReference"/>
        </w:rPr>
        <w:fldChar w:fldCharType="separate"/>
      </w:r>
      <w:r w:rsidR="00AF64B5" w:rsidRPr="00AF64B5">
        <w:rPr>
          <w:noProof/>
        </w:rPr>
        <w:t>(Sela et al. 2016)</w:t>
      </w:r>
      <w:r w:rsidR="007C5563">
        <w:rPr>
          <w:rStyle w:val="FootnoteReference"/>
        </w:rPr>
        <w:fldChar w:fldCharType="end"/>
      </w:r>
      <w:r w:rsidR="00D24F0D">
        <w:t>.</w:t>
      </w:r>
      <w:r w:rsidR="005C2B33">
        <w:t xml:space="preserve"> </w:t>
      </w:r>
      <w:r w:rsidR="00FB0A2A">
        <w:t>Good c</w:t>
      </w:r>
      <w:r w:rsidR="001B0E44">
        <w:t xml:space="preserve">hannels were first z-scored and averaged to form a virtual </w:t>
      </w:r>
      <w:r w:rsidR="00DD2031">
        <w:t>LFP channel</w:t>
      </w:r>
      <w:r w:rsidR="001B0E44">
        <w:t>. This signal</w:t>
      </w:r>
      <w:r w:rsidR="005C2B33">
        <w:t xml:space="preserve"> was filtered in the spindle band (10-16Hz)</w:t>
      </w:r>
      <w:r w:rsidR="003E3109">
        <w:t xml:space="preserve"> using a zero-phase shifted, third order Butterworth filter</w:t>
      </w:r>
      <w:r w:rsidR="002E0005">
        <w:t>.</w:t>
      </w:r>
      <w:r w:rsidR="005C2B33">
        <w:t xml:space="preserve"> </w:t>
      </w:r>
      <w:r w:rsidR="002E0005">
        <w:t>A</w:t>
      </w:r>
      <w:r w:rsidR="00865B1D">
        <w:t xml:space="preserve"> smoothed</w:t>
      </w:r>
      <w:r w:rsidR="005C2B33">
        <w:t xml:space="preserve"> envelope was calcula</w:t>
      </w:r>
      <w:r w:rsidR="00244A53">
        <w:t xml:space="preserve">ted </w:t>
      </w:r>
      <w:r w:rsidR="00865B1D">
        <w:t xml:space="preserve">by </w:t>
      </w:r>
      <w:r w:rsidR="002E0005">
        <w:t xml:space="preserve">computing the magnitude of the Hilbert transform of this signal then </w:t>
      </w:r>
      <w:r w:rsidR="00865B1D">
        <w:t xml:space="preserve">convolving </w:t>
      </w:r>
      <w:r w:rsidR="002E0005">
        <w:t xml:space="preserve">it with </w:t>
      </w:r>
      <w:r w:rsidR="00865B1D">
        <w:t>a Gaussian window</w:t>
      </w:r>
      <w:r w:rsidR="003D5C6F">
        <w:t xml:space="preserve"> (</w:t>
      </w:r>
      <w:r w:rsidR="00B46C5D" w:rsidRPr="00E83E83">
        <w:rPr>
          <w:noProof/>
          <w:position w:val="-6"/>
        </w:rPr>
        <w:object w:dxaOrig="740" w:dyaOrig="280" w14:anchorId="6D65741B">
          <v:shape id="_x0000_i1119" type="#_x0000_t75" alt="" style="width:37.15pt;height:13.95pt;mso-width-percent:0;mso-height-percent:0;mso-width-percent:0;mso-height-percent:0" o:ole="">
            <v:imagedata r:id="rId21" o:title=""/>
          </v:shape>
          <o:OLEObject Type="Embed" ProgID="Equation.DSMT4" ShapeID="_x0000_i1119" DrawAspect="Content" ObjectID="_1477140545" r:id="rId22"/>
        </w:object>
      </w:r>
      <w:r w:rsidR="003D5C6F">
        <w:t>)</w:t>
      </w:r>
      <w:r w:rsidR="00A55C3A">
        <w:t>.</w:t>
      </w:r>
      <w:r w:rsidR="009E4CC6">
        <w:t xml:space="preserve"> Next, </w:t>
      </w:r>
      <w:r w:rsidR="006445BE">
        <w:t xml:space="preserve">we determined two thresholds for spindle detection </w:t>
      </w:r>
      <w:r w:rsidR="00042DAF">
        <w:t>based on the mean (</w:t>
      </w:r>
      <w:r w:rsidR="00B46C5D" w:rsidRPr="005C01DD">
        <w:rPr>
          <w:noProof/>
          <w:position w:val="-10"/>
        </w:rPr>
        <w:object w:dxaOrig="220" w:dyaOrig="260" w14:anchorId="787095C6">
          <v:shape id="_x0000_i1120" type="#_x0000_t75" alt="" style="width:11.05pt;height:13.35pt;mso-width-percent:0;mso-height-percent:0;mso-width-percent:0;mso-height-percent:0" o:ole="">
            <v:imagedata r:id="rId23" o:title=""/>
          </v:shape>
          <o:OLEObject Type="Embed" ProgID="Equation.DSMT4" ShapeID="_x0000_i1120" DrawAspect="Content" ObjectID="_1477140546" r:id="rId24"/>
        </w:object>
      </w:r>
      <w:r w:rsidR="00042DAF">
        <w:t>) and standard deviation (</w:t>
      </w:r>
      <w:proofErr w:type="spellStart"/>
      <w:r w:rsidR="00042DAF">
        <w:t>s.d.</w:t>
      </w:r>
      <w:proofErr w:type="spellEnd"/>
      <w:r w:rsidR="00042DAF">
        <w:t xml:space="preserve">) </w:t>
      </w:r>
      <w:r w:rsidR="006445BE">
        <w:t xml:space="preserve">of </w:t>
      </w:r>
      <w:r w:rsidR="009E4CC6">
        <w:t xml:space="preserve">the </w:t>
      </w:r>
      <w:r w:rsidR="006445BE">
        <w:t xml:space="preserve">spindle </w:t>
      </w:r>
      <w:r w:rsidR="00431EC1">
        <w:t>band envelope</w:t>
      </w:r>
      <w:r w:rsidR="006445BE">
        <w:t xml:space="preserve"> during NREM </w:t>
      </w:r>
      <w:proofErr w:type="gramStart"/>
      <w:r w:rsidR="006445BE">
        <w:t>sleep</w:t>
      </w:r>
      <w:proofErr w:type="gramEnd"/>
      <w:r w:rsidR="006445BE">
        <w:t xml:space="preserve"> (</w:t>
      </w:r>
      <w:r w:rsidR="00B46C5D" w:rsidRPr="004A2463">
        <w:rPr>
          <w:noProof/>
          <w:position w:val="-10"/>
        </w:rPr>
        <w:object w:dxaOrig="2140" w:dyaOrig="320" w14:anchorId="5B4F5956">
          <v:shape id="_x0000_i1121" type="#_x0000_t75" alt="" style="width:106.85pt;height:16.25pt;mso-width-percent:0;mso-height-percent:0;mso-width-percent:0;mso-height-percent:0" o:ole="">
            <v:imagedata r:id="rId25" o:title=""/>
          </v:shape>
          <o:OLEObject Type="Embed" ProgID="Equation.DSMT4" ShapeID="_x0000_i1121" DrawAspect="Content" ObjectID="_1477140547" r:id="rId26"/>
        </w:object>
      </w:r>
      <w:r w:rsidR="00042DAF" w:rsidRPr="003E4408">
        <w:t>;</w:t>
      </w:r>
      <w:r w:rsidR="00B46C5D" w:rsidRPr="004A2463">
        <w:rPr>
          <w:noProof/>
          <w:position w:val="-10"/>
        </w:rPr>
        <w:object w:dxaOrig="2160" w:dyaOrig="320" w14:anchorId="04E8C301">
          <v:shape id="_x0000_i1122" type="#_x0000_t75" alt="" style="width:108pt;height:16.25pt;mso-width-percent:0;mso-height-percent:0;mso-width-percent:0;mso-height-percent:0" o:ole="">
            <v:imagedata r:id="rId27" o:title=""/>
          </v:shape>
          <o:OLEObject Type="Embed" ProgID="Equation.DSMT4" ShapeID="_x0000_i1122" DrawAspect="Content" ObjectID="_1477140548" r:id="rId28"/>
        </w:object>
      </w:r>
      <w:r w:rsidR="006445BE" w:rsidRPr="003E4408">
        <w:t>).</w:t>
      </w:r>
      <w:r w:rsidR="006445BE">
        <w:t xml:space="preserve"> </w:t>
      </w:r>
      <w:r w:rsidR="00751AF0">
        <w:t>E</w:t>
      </w:r>
      <w:r w:rsidR="00AA5C5E">
        <w:t>pochs</w:t>
      </w:r>
      <w:r w:rsidR="00CF12B5">
        <w:t xml:space="preserve"> </w:t>
      </w:r>
      <w:r w:rsidR="00751AF0">
        <w:t xml:space="preserve">in </w:t>
      </w:r>
      <w:r w:rsidR="00EA091B">
        <w:t xml:space="preserve">which </w:t>
      </w:r>
      <w:r w:rsidR="00CF12B5">
        <w:t>the spindle power exceeded the upper threshold for at least one sample and the spindle power exceeded the lower threshold for at least 500 ms</w:t>
      </w:r>
      <w:r w:rsidR="00751AF0">
        <w:t xml:space="preserve"> were considered spindles</w:t>
      </w:r>
      <w:r w:rsidR="00CF12B5">
        <w:t>.</w:t>
      </w:r>
      <w:r w:rsidR="006939EF">
        <w:t xml:space="preserve"> Finally, spindles that were sufficiently close in time </w:t>
      </w:r>
      <w:r w:rsidR="00EE5762" w:rsidRPr="00006B06">
        <w:t>(&lt;3</w:t>
      </w:r>
      <w:r w:rsidR="006939EF" w:rsidRPr="00006B06">
        <w:t>00 ms)</w:t>
      </w:r>
      <w:r w:rsidR="006939EF">
        <w:t xml:space="preserve"> were combined.</w:t>
      </w:r>
      <w:r w:rsidR="008A4096">
        <w:t xml:space="preserve"> </w:t>
      </w:r>
      <w:r w:rsidR="00E6280C">
        <w:t>For each spindle epoch, the peak of the spindle band LFP was identified. Spindles were aligned to this peak</w:t>
      </w:r>
      <w:r w:rsidR="00E86A0E">
        <w:t xml:space="preserve"> for generating average spindle waveforms</w:t>
      </w:r>
      <w:r w:rsidR="00D13247">
        <w:t xml:space="preserve">, </w:t>
      </w:r>
      <w:r w:rsidR="00301A55">
        <w:t>spectrograms</w:t>
      </w:r>
      <w:r w:rsidR="00D13247">
        <w:t>,</w:t>
      </w:r>
      <w:r w:rsidR="00301A55">
        <w:t xml:space="preserve"> </w:t>
      </w:r>
      <w:r w:rsidR="00E86A0E">
        <w:t>and spike rasters</w:t>
      </w:r>
      <w:r w:rsidR="00301A55">
        <w:t xml:space="preserve"> (</w:t>
      </w:r>
      <w:r w:rsidR="003137B2">
        <w:t>Figure</w:t>
      </w:r>
      <w:r w:rsidR="00301A55">
        <w:t>s 1 and 2)</w:t>
      </w:r>
      <w:r w:rsidR="00E86A0E">
        <w:t>.</w:t>
      </w:r>
      <w:r w:rsidR="00E6280C">
        <w:t xml:space="preserve"> </w:t>
      </w:r>
    </w:p>
    <w:p w14:paraId="34135CE0" w14:textId="77777777" w:rsidR="008A4096" w:rsidRDefault="008A4096" w:rsidP="00AE6898"/>
    <w:p w14:paraId="1990980E" w14:textId="58B93E79" w:rsidR="00232D1E" w:rsidRDefault="000D5367" w:rsidP="006A701C">
      <w:pPr>
        <w:pStyle w:val="Heading1"/>
      </w:pPr>
      <w:r>
        <w:t>Spectrogram Generation</w:t>
      </w:r>
    </w:p>
    <w:p w14:paraId="193FEA40" w14:textId="62F28F72" w:rsidR="00B7223C" w:rsidRDefault="00384A51" w:rsidP="00AE6898">
      <w:r>
        <w:t xml:space="preserve">To generate spectrograms, we </w:t>
      </w:r>
      <w:r w:rsidR="008D5EA5">
        <w:t>took a window from -4 to +4</w:t>
      </w:r>
      <w:r>
        <w:t xml:space="preserve"> sec around each spindle peak.</w:t>
      </w:r>
      <w:r w:rsidR="00AF3C76">
        <w:t xml:space="preserve"> </w:t>
      </w:r>
      <w:r w:rsidR="008D5EA5">
        <w:t xml:space="preserve">Then we used the </w:t>
      </w:r>
      <w:proofErr w:type="spellStart"/>
      <w:r w:rsidR="008D5EA5">
        <w:t>Matlab</w:t>
      </w:r>
      <w:proofErr w:type="spellEnd"/>
      <w:r w:rsidR="008D5EA5">
        <w:t xml:space="preserve"> spectrogram function to compute the spectrogram across the entire window (</w:t>
      </w:r>
      <w:r w:rsidR="008D07D5">
        <w:t xml:space="preserve">500 ms Hamming window, </w:t>
      </w:r>
      <w:r w:rsidR="00071169">
        <w:t>350 ms overlap</w:t>
      </w:r>
      <w:r w:rsidR="008D5EA5">
        <w:t>)</w:t>
      </w:r>
      <w:r w:rsidR="008D07D5">
        <w:t xml:space="preserve"> during each spindle</w:t>
      </w:r>
      <w:r w:rsidR="008D5EA5">
        <w:t xml:space="preserve">. </w:t>
      </w:r>
      <w:r w:rsidR="00A16BFF">
        <w:t>Next,</w:t>
      </w:r>
      <w:r w:rsidR="00AF3C76">
        <w:t xml:space="preserve"> we subdivided this window into two 1-sec epochs: (1) Baseline: -2.5 to -1.5 sec</w:t>
      </w:r>
      <w:r w:rsidR="00926E29">
        <w:t xml:space="preserve"> (</w:t>
      </w:r>
      <w:r w:rsidR="003137B2">
        <w:t>Figure</w:t>
      </w:r>
      <w:r w:rsidR="00926E29">
        <w:t xml:space="preserve"> 1C, dashed line)</w:t>
      </w:r>
      <w:proofErr w:type="gramStart"/>
      <w:r w:rsidR="00AF3C76">
        <w:t>;</w:t>
      </w:r>
      <w:proofErr w:type="gramEnd"/>
      <w:r w:rsidR="00AF3C76">
        <w:t xml:space="preserve"> (2) Spindle: -0.5 to +0.5 sec</w:t>
      </w:r>
      <w:r w:rsidR="00C80DF2">
        <w:t xml:space="preserve"> (</w:t>
      </w:r>
      <w:r w:rsidR="003137B2">
        <w:t>Figure</w:t>
      </w:r>
      <w:r w:rsidR="00C80DF2">
        <w:t xml:space="preserve"> 1C, solid line)</w:t>
      </w:r>
      <w:r w:rsidR="00AF3C76">
        <w:t>.</w:t>
      </w:r>
      <w:r w:rsidR="00E658C8">
        <w:t xml:space="preserve"> </w:t>
      </w:r>
      <w:r w:rsidR="009F73E0">
        <w:t>During each spindle</w:t>
      </w:r>
      <w:r w:rsidR="00E658C8">
        <w:t xml:space="preserve">, we </w:t>
      </w:r>
      <w:r w:rsidR="009C0935">
        <w:t xml:space="preserve">computed the </w:t>
      </w:r>
      <w:r w:rsidR="009F73E0">
        <w:t>power for each frequency across the baseline epoch and spindle epoch.</w:t>
      </w:r>
      <w:r w:rsidR="00EE3529">
        <w:t xml:space="preserve"> A</w:t>
      </w:r>
      <w:r w:rsidR="009F73E0">
        <w:t xml:space="preserve">verage power across </w:t>
      </w:r>
      <w:r w:rsidR="00EE3529">
        <w:t xml:space="preserve">the </w:t>
      </w:r>
      <w:r w:rsidR="009F73E0">
        <w:t xml:space="preserve">baseline and spindle epochs </w:t>
      </w:r>
      <w:r w:rsidR="00EE3529">
        <w:t>is</w:t>
      </w:r>
      <w:r w:rsidR="009F73E0">
        <w:t xml:space="preserve"> plotted in </w:t>
      </w:r>
      <w:r w:rsidR="003137B2">
        <w:t>Figure</w:t>
      </w:r>
      <w:r w:rsidR="009F73E0">
        <w:t xml:space="preserve"> 1C, left</w:t>
      </w:r>
      <w:r w:rsidR="00D661CE">
        <w:t xml:space="preserve"> plot</w:t>
      </w:r>
      <w:r w:rsidR="009F73E0">
        <w:t xml:space="preserve">. Then we calculated the % Power Change </w:t>
      </w:r>
      <w:r w:rsidR="008751D6">
        <w:t>from the baseline epoch</w:t>
      </w:r>
      <w:r w:rsidR="00B7223C">
        <w:t xml:space="preserve"> for each frequency band: </w:t>
      </w:r>
    </w:p>
    <w:p w14:paraId="508B18E9" w14:textId="2F0038DE" w:rsidR="00B7223C" w:rsidRDefault="00B7223C" w:rsidP="00AE6898">
      <m:oMathPara>
        <m:oMath>
          <m:r>
            <m:rPr>
              <m:sty m:val="p"/>
            </m:rPr>
            <w:rPr>
              <w:rFonts w:ascii="Cambria Math" w:hAnsi="Cambria Math"/>
            </w:rPr>
            <m:t xml:space="preserve">% </m:t>
          </m:r>
          <m:r>
            <w:rPr>
              <w:rFonts w:ascii="Cambria Math" w:hAnsi="Cambria Math"/>
            </w:rPr>
            <m:t>Power</m:t>
          </m:r>
          <m:r>
            <m:rPr>
              <m:sty m:val="p"/>
            </m:rPr>
            <w:rPr>
              <w:rFonts w:ascii="Cambria Math" w:hAnsi="Cambria Math"/>
            </w:rPr>
            <m:t xml:space="preserve"> </m:t>
          </m:r>
          <m:r>
            <w:rPr>
              <w:rFonts w:ascii="Cambria Math" w:hAnsi="Cambria Math"/>
            </w:rPr>
            <m:t>Change</m:t>
          </m:r>
          <m:r>
            <m:rPr>
              <m:sty m:val="p"/>
            </m:rPr>
            <w:rPr>
              <w:rFonts w:ascii="Cambria Math" w:hAnsi="Cambria Math"/>
            </w:rPr>
            <m:t>=100*(</m:t>
          </m:r>
          <m:r>
            <w:rPr>
              <w:rFonts w:ascii="Cambria Math" w:hAnsi="Cambria Math"/>
            </w:rPr>
            <m:t>P</m:t>
          </m:r>
          <m:r>
            <m:rPr>
              <m:sty m:val="p"/>
            </m:rPr>
            <w:rPr>
              <w:rFonts w:ascii="Cambria Math" w:hAnsi="Cambria Math"/>
            </w:rPr>
            <m:t>-</m:t>
          </m:r>
          <m:r>
            <w:rPr>
              <w:rFonts w:ascii="Cambria Math" w:hAnsi="Cambria Math"/>
            </w:rPr>
            <m:t>Pbase</m:t>
          </m:r>
          <m:r>
            <m:rPr>
              <m:sty m:val="p"/>
            </m:rPr>
            <w:rPr>
              <w:rFonts w:ascii="Cambria Math" w:hAnsi="Cambria Math"/>
            </w:rPr>
            <m:t>)/</m:t>
          </m:r>
          <m:r>
            <w:rPr>
              <w:rFonts w:ascii="Cambria Math" w:hAnsi="Cambria Math"/>
            </w:rPr>
            <m:t>Pbase</m:t>
          </m:r>
        </m:oMath>
      </m:oMathPara>
    </w:p>
    <w:p w14:paraId="405AA30E" w14:textId="5E164B05" w:rsidR="00880FFB" w:rsidRPr="00232D1E" w:rsidRDefault="00A8132F" w:rsidP="00AE6898">
      <w:r>
        <w:t xml:space="preserve">The % Power Change is shown in </w:t>
      </w:r>
      <w:r w:rsidR="003137B2">
        <w:t>Figure</w:t>
      </w:r>
      <w:r>
        <w:t xml:space="preserve"> 1C, right plot.</w:t>
      </w:r>
    </w:p>
    <w:p w14:paraId="6CD8B969" w14:textId="77777777" w:rsidR="000D5367" w:rsidRDefault="000D5367" w:rsidP="00AE6898"/>
    <w:p w14:paraId="13EA8DBE" w14:textId="2067D039" w:rsidR="008A4096" w:rsidRDefault="00C50BB2" w:rsidP="006A701C">
      <w:pPr>
        <w:pStyle w:val="Heading1"/>
      </w:pPr>
      <w:r>
        <w:t xml:space="preserve">Spike Phase </w:t>
      </w:r>
      <w:r w:rsidR="00A33829">
        <w:t>Extraction</w:t>
      </w:r>
    </w:p>
    <w:p w14:paraId="73761DFB" w14:textId="4291BE51" w:rsidR="00995CBB" w:rsidRDefault="001C74FC" w:rsidP="00AE6898">
      <w:r>
        <w:t>S</w:t>
      </w:r>
      <w:r w:rsidR="000667CB">
        <w:t xml:space="preserve">imilar methods for spike phase extraction were used to assess the spiking structure within a spindle cycle and across spindles. For both </w:t>
      </w:r>
      <w:r w:rsidR="00021C03">
        <w:t>analyses</w:t>
      </w:r>
      <w:r w:rsidR="000667CB">
        <w:t xml:space="preserve">, we first </w:t>
      </w:r>
      <w:r w:rsidR="00407B45">
        <w:t xml:space="preserve">computed the same virtual signal </w:t>
      </w:r>
      <w:r w:rsidR="000667CB">
        <w:t xml:space="preserve">used </w:t>
      </w:r>
      <w:r w:rsidR="00407B45">
        <w:t xml:space="preserve">in spindle detection </w:t>
      </w:r>
      <w:r w:rsidR="000667CB">
        <w:t>the</w:t>
      </w:r>
      <w:r w:rsidR="00407B45">
        <w:t>n filtered the data in the spindle band (10-16Hz). Next we applied the Hilbert transform and took the</w:t>
      </w:r>
      <w:r w:rsidR="000667CB">
        <w:t xml:space="preserve"> angle </w:t>
      </w:r>
      <w:r w:rsidR="00407B45">
        <w:t xml:space="preserve">at each sample to get a continuous representation of the </w:t>
      </w:r>
      <w:r w:rsidR="00C622D4">
        <w:t xml:space="preserve">relative </w:t>
      </w:r>
      <w:r w:rsidR="00407B45">
        <w:t>spindle phase</w:t>
      </w:r>
      <w:r>
        <w:t xml:space="preserve"> (within cycles)</w:t>
      </w:r>
      <w:r w:rsidR="00407B45">
        <w:t>.</w:t>
      </w:r>
      <w:r w:rsidR="000667CB">
        <w:t xml:space="preserve"> </w:t>
      </w:r>
      <w:r w:rsidR="00C50BB2">
        <w:t xml:space="preserve">To assess the absolute phase across a spindle epoch, </w:t>
      </w:r>
      <w:r w:rsidR="00AF3DCA">
        <w:t>the relative phase</w:t>
      </w:r>
      <w:r w:rsidR="00F33339">
        <w:t xml:space="preserve"> was</w:t>
      </w:r>
      <w:r w:rsidR="00995CBB">
        <w:t xml:space="preserve"> unwrapped </w:t>
      </w:r>
      <w:r>
        <w:t xml:space="preserve">and centered </w:t>
      </w:r>
      <w:r w:rsidR="00995CBB">
        <w:t>such that the phase was 0 at the peak of the spindle</w:t>
      </w:r>
      <w:r w:rsidR="00C50BB2">
        <w:t xml:space="preserve"> </w:t>
      </w:r>
      <w:r>
        <w:t xml:space="preserve">and </w:t>
      </w:r>
      <w:r w:rsidR="00B46C5D" w:rsidRPr="00174A26">
        <w:rPr>
          <w:noProof/>
          <w:position w:val="-6"/>
        </w:rPr>
        <w:object w:dxaOrig="480" w:dyaOrig="260" w14:anchorId="1AD40ACC">
          <v:shape id="_x0000_i1123" type="#_x0000_t75" alt="" style="width:23.25pt;height:13.35pt;mso-width-percent:0;mso-height-percent:0;mso-width-percent:0;mso-height-percent:0" o:ole="">
            <v:imagedata r:id="rId29" o:title=""/>
          </v:shape>
          <o:OLEObject Type="Embed" ProgID="Equation.DSMT4" ShapeID="_x0000_i1123" DrawAspect="Content" ObjectID="_1477140549" r:id="rId30"/>
        </w:object>
      </w:r>
      <w:r w:rsidR="00174A26">
        <w:t xml:space="preserve"> </w:t>
      </w:r>
      <w:r>
        <w:t xml:space="preserve">at the 5th cycle after the peak </w:t>
      </w:r>
      <w:r w:rsidR="00C50BB2">
        <w:t>(</w:t>
      </w:r>
      <w:r w:rsidR="003137B2">
        <w:t>Figure</w:t>
      </w:r>
      <w:r>
        <w:t>s</w:t>
      </w:r>
      <w:r w:rsidR="00C50BB2">
        <w:t xml:space="preserve"> </w:t>
      </w:r>
      <w:r>
        <w:t>4 and 5</w:t>
      </w:r>
      <w:r w:rsidR="00C50BB2">
        <w:t>)</w:t>
      </w:r>
      <w:r w:rsidR="006B47B0">
        <w:t>.</w:t>
      </w:r>
      <w:r w:rsidR="00BA57B2">
        <w:t xml:space="preserve"> </w:t>
      </w:r>
      <w:r w:rsidR="002124E3">
        <w:t>For each spindle epoch and each neuron, the nearest phase</w:t>
      </w:r>
      <w:r w:rsidR="000067C1">
        <w:t xml:space="preserve"> </w:t>
      </w:r>
      <w:r w:rsidR="00DD31CF">
        <w:t xml:space="preserve">was </w:t>
      </w:r>
      <w:r w:rsidR="002124E3">
        <w:t xml:space="preserve">collected </w:t>
      </w:r>
      <w:r w:rsidR="005640F8">
        <w:t>at</w:t>
      </w:r>
      <w:r w:rsidR="002124E3">
        <w:t xml:space="preserve"> each spike</w:t>
      </w:r>
      <w:r w:rsidR="005640F8">
        <w:t xml:space="preserve"> event</w:t>
      </w:r>
      <w:r w:rsidR="002124E3">
        <w:t>.</w:t>
      </w:r>
    </w:p>
    <w:p w14:paraId="7DC6BD67" w14:textId="77777777" w:rsidR="00995CBB" w:rsidRDefault="00995CBB" w:rsidP="00AE6898"/>
    <w:p w14:paraId="70F07AC8" w14:textId="6DEFADCE" w:rsidR="00264313" w:rsidRDefault="00843019" w:rsidP="00152559">
      <w:pPr>
        <w:pStyle w:val="Heading1"/>
      </w:pPr>
      <w:r w:rsidRPr="00264313">
        <w:t>Phase Locking</w:t>
      </w:r>
      <w:r w:rsidR="00100499">
        <w:t xml:space="preserve"> Value and Preferred Spindle Phase</w:t>
      </w:r>
    </w:p>
    <w:p w14:paraId="6F89C43B" w14:textId="33FB6FC8" w:rsidR="00264313" w:rsidRDefault="009112B6" w:rsidP="00AE6898">
      <w:r>
        <w:t>We calculated the phase locking value</w:t>
      </w:r>
      <w:r w:rsidR="00E816FA">
        <w:t xml:space="preserve"> </w:t>
      </w:r>
      <w:r>
        <w:t>in order to assess the degree of phase consistency of spiking within spindle cycles. Briefly</w:t>
      </w:r>
      <w:r w:rsidR="00B70A61">
        <w:t xml:space="preserve">, </w:t>
      </w:r>
      <w:r w:rsidR="003C6555">
        <w:t>for a given neuron, across all spindle epochs</w:t>
      </w:r>
      <w:r w:rsidR="001959D1">
        <w:t xml:space="preserve">, the phase of the spindle band LFP signal was collected for each detected action potential </w:t>
      </w:r>
      <w:r w:rsidR="00B70A61">
        <w:t xml:space="preserve">within a given </w:t>
      </w:r>
      <w:r w:rsidR="00BA57B2">
        <w:t xml:space="preserve">cycle (e.g., </w:t>
      </w:r>
      <w:r w:rsidR="00B70A61">
        <w:t>[</w:t>
      </w:r>
      <w:proofErr w:type="gramStart"/>
      <w:r w:rsidR="00B70A61">
        <w:t>0 ,</w:t>
      </w:r>
      <w:proofErr w:type="gramEnd"/>
      <w:r w:rsidR="00B70A61">
        <w:t xml:space="preserve"> 2pi]) </w:t>
      </w:r>
      <w:r w:rsidR="0027006E">
        <w:t xml:space="preserve">yielding </w:t>
      </w:r>
      <w:r w:rsidR="003C6555">
        <w:t xml:space="preserve">a </w:t>
      </w:r>
      <w:r w:rsidR="001959D1">
        <w:t xml:space="preserve">distribution of </w:t>
      </w:r>
      <w:r w:rsidR="003C6555">
        <w:t>spike phase</w:t>
      </w:r>
      <w:r w:rsidR="001959D1">
        <w:t>s</w:t>
      </w:r>
      <w:r w:rsidR="003C6555">
        <w:t xml:space="preserve">. </w:t>
      </w:r>
      <w:r w:rsidR="004327D8">
        <w:t>Each phase</w:t>
      </w:r>
      <w:r w:rsidR="00100FDA">
        <w:t xml:space="preserve"> value</w:t>
      </w:r>
      <w:r w:rsidR="004327D8">
        <w:t xml:space="preserve"> in this distribution was treated as a vector of magnitude on</w:t>
      </w:r>
      <w:r w:rsidR="00517AF8">
        <w:t>e and angle equal to the phase.</w:t>
      </w:r>
    </w:p>
    <w:p w14:paraId="5C844736" w14:textId="008646ED" w:rsidR="00BA57B2" w:rsidRPr="00517AF8" w:rsidRDefault="008D1CDB" w:rsidP="00AE6898">
      <m:oMathPara>
        <m:oMath>
          <m:r>
            <w:rPr>
              <w:rFonts w:ascii="Cambria Math" w:hAnsi="Cambria Math"/>
            </w:rPr>
            <m:t>Average</m:t>
          </m:r>
          <m:r>
            <m:rPr>
              <m:sty m:val="p"/>
            </m:rPr>
            <w:rPr>
              <w:rFonts w:ascii="Cambria Math" w:hAnsi="Cambria Math"/>
            </w:rPr>
            <m:t xml:space="preserve"> </m:t>
          </m:r>
          <m:r>
            <w:rPr>
              <w:rFonts w:ascii="Cambria Math" w:hAnsi="Cambria Math"/>
            </w:rPr>
            <m:t>Spike</m:t>
          </m:r>
          <m:r>
            <m:rPr>
              <m:sty m:val="p"/>
            </m:rPr>
            <w:rPr>
              <w:rFonts w:ascii="Cambria Math" w:hAnsi="Cambria Math"/>
            </w:rPr>
            <m:t xml:space="preserve"> </m:t>
          </m:r>
          <m:r>
            <w:rPr>
              <w:rFonts w:ascii="Cambria Math" w:hAnsi="Cambria Math"/>
            </w:rPr>
            <m:t>Phase</m:t>
          </m:r>
          <m:r>
            <m:rPr>
              <m:sty m:val="p"/>
            </m:rPr>
            <w:rPr>
              <w:rFonts w:ascii="Cambria Math" w:hAnsi="Cambria Math"/>
            </w:rPr>
            <m:t xml:space="preserve"> </m:t>
          </m:r>
          <m:r>
            <w:rPr>
              <w:rFonts w:ascii="Cambria Math" w:hAnsi="Cambria Math"/>
            </w:rPr>
            <m:t>Vector</m:t>
          </m:r>
          <m:r>
            <m:rPr>
              <m:sty m:val="p"/>
            </m:rPr>
            <w:rPr>
              <w:rFonts w:ascii="Cambria Math" w:hAnsi="Cambria Math"/>
            </w:rPr>
            <m:t>=</m:t>
          </m:r>
          <w:bookmarkStart w:id="257" w:name="OLE_LINK4"/>
          <w:bookmarkStart w:id="258" w:name="OLE_LINK5"/>
          <m:box>
            <m:boxPr>
              <m:ctrlPr>
                <w:rPr>
                  <w:rFonts w:ascii="Cambria Math" w:hAnsi="Cambria Math"/>
                </w:rPr>
              </m:ctrlPr>
            </m:boxPr>
            <m:e>
              <m:argPr>
                <m:argSz m:val="-1"/>
              </m:argPr>
              <m:f>
                <m:fPr>
                  <m:ctrlPr>
                    <w:rPr>
                      <w:rFonts w:ascii="Cambria Math" w:hAnsi="Cambria Math"/>
                    </w:rPr>
                  </m:ctrlPr>
                </m:fPr>
                <m:num>
                  <m:r>
                    <m:rPr>
                      <m:sty m:val="p"/>
                    </m:rPr>
                    <w:rPr>
                      <w:rFonts w:ascii="Cambria Math" w:hAnsi="Cambria Math"/>
                    </w:rPr>
                    <m:t>1</m:t>
                  </m:r>
                </m:num>
                <m:den>
                  <m:r>
                    <w:rPr>
                      <w:rFonts w:ascii="Cambria Math" w:hAnsi="Cambria Math"/>
                    </w:rPr>
                    <m:t>n</m:t>
                  </m:r>
                </m:den>
              </m:f>
              <m:nary>
                <m:naryPr>
                  <m:chr m:val="∑"/>
                  <m:ctrlPr>
                    <w:rPr>
                      <w:rFonts w:ascii="Cambria Math" w:hAnsi="Cambria Math"/>
                    </w:rPr>
                  </m:ctrlPr>
                </m:naryPr>
                <m:sub>
                  <m:r>
                    <w:rPr>
                      <w:rFonts w:ascii="Cambria Math" w:hAnsi="Cambria Math"/>
                    </w:rPr>
                    <m:t>i</m:t>
                  </m:r>
                  <m:r>
                    <m:rPr>
                      <m:sty m:val="p"/>
                    </m:rPr>
                    <w:rPr>
                      <w:rFonts w:ascii="Cambria Math" w:hAnsi="Cambria Math"/>
                    </w:rPr>
                    <m:t>=0</m:t>
                  </m:r>
                </m:sub>
                <m:sup>
                  <m:r>
                    <w:rPr>
                      <w:rFonts w:ascii="Cambria Math" w:hAnsi="Cambria Math"/>
                    </w:rPr>
                    <m:t>n</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m:rPr>
                              <m:sty m:val="p"/>
                            </m:rPr>
                            <w:rPr>
                              <w:rFonts w:ascii="Cambria Math" w:hAnsi="Cambria Math"/>
                            </w:rPr>
                            <m:t>∅</m:t>
                          </m:r>
                        </m:e>
                        <m:sub>
                          <m:r>
                            <w:rPr>
                              <w:rFonts w:ascii="Cambria Math" w:hAnsi="Cambria Math"/>
                            </w:rPr>
                            <m:t>i</m:t>
                          </m:r>
                        </m:sub>
                      </m:sSub>
                    </m:sup>
                  </m:sSup>
                </m:e>
              </m:nary>
            </m:e>
          </m:box>
        </m:oMath>
      </m:oMathPara>
      <w:bookmarkEnd w:id="257"/>
      <w:bookmarkEnd w:id="258"/>
    </w:p>
    <w:p w14:paraId="42592D61" w14:textId="21669C78" w:rsidR="00517AF8" w:rsidRDefault="00517AF8" w:rsidP="00AE6898">
      <w:r>
        <w:t xml:space="preserve">The average phase vector was computed </w:t>
      </w:r>
      <w:r w:rsidR="00A508E4">
        <w:t xml:space="preserve">according to the above equation. From this vector, we attained </w:t>
      </w:r>
      <w:r>
        <w:t>the phase locking value (</w:t>
      </w:r>
      <w:r w:rsidR="00CE7A09">
        <w:t xml:space="preserve">vector </w:t>
      </w:r>
      <w:r>
        <w:t>magnitude) and the preferred spindle phase (</w:t>
      </w:r>
      <w:r w:rsidR="00CE7A09">
        <w:t xml:space="preserve">vector </w:t>
      </w:r>
      <w:r>
        <w:t xml:space="preserve">angle). We calculated these measures for each </w:t>
      </w:r>
      <w:r w:rsidR="009B05B2">
        <w:t xml:space="preserve">neuron and each </w:t>
      </w:r>
      <w:r>
        <w:t xml:space="preserve">spindle </w:t>
      </w:r>
      <w:r w:rsidR="009B05B2">
        <w:t>cycle</w:t>
      </w:r>
      <w:r>
        <w:t>.</w:t>
      </w:r>
    </w:p>
    <w:p w14:paraId="16BE92AB" w14:textId="77777777" w:rsidR="00517AF8" w:rsidRPr="00264313" w:rsidRDefault="00517AF8" w:rsidP="00AE6898"/>
    <w:p w14:paraId="599D3AB4" w14:textId="2FC045FF" w:rsidR="00126D7B" w:rsidRDefault="00FB4DF8" w:rsidP="00152559">
      <w:pPr>
        <w:pStyle w:val="Heading1"/>
      </w:pPr>
      <w:r w:rsidRPr="00126D7B">
        <w:t xml:space="preserve">Cross Correlation Histogram and </w:t>
      </w:r>
      <w:r w:rsidR="00843019" w:rsidRPr="00126D7B">
        <w:t>Pairwise Synchrony</w:t>
      </w:r>
    </w:p>
    <w:p w14:paraId="18F03977" w14:textId="10187B52" w:rsidR="00126D7B" w:rsidRDefault="003524CF" w:rsidP="00AE6898">
      <w:r>
        <w:t>For each spindle epoch</w:t>
      </w:r>
      <w:r w:rsidR="00DD051B">
        <w:t xml:space="preserve"> we segmented the LFP into it’s individual cycles. Next we collected all spike times in each of these cycles. To compute the cross correlation histogram for a pair of neurons</w:t>
      </w:r>
      <w:r w:rsidR="00703DFE">
        <w:t xml:space="preserve"> we adapted methods from </w:t>
      </w:r>
      <w:r w:rsidR="007C5563">
        <w:rPr>
          <w:rStyle w:val="FootnoteReference"/>
        </w:rPr>
        <w:fldChar w:fldCharType="begin" w:fldLock="1"/>
      </w:r>
      <w:r w:rsidR="003C3200">
        <w:instrText>ADDIN CSL_CITATION {"citationItems":[{"id":"ITEM-1","itemData":{"DOI":"10.1016/j.neuron.2012.11.015","ISBN":"1097-4199","ISSN":"08966273","PMID":"23352171","abstract":"Neural oscillations in the low-gamma range (30-50 Hz) have been implicated in neuronal synchrony, computation, behavior, and cognition. Abnormal low-gamma activity, hypothesized to reflect impaired synchronization, has been evidenced in several brain disorders. Thus, understanding the relations between gamma oscillations, neuronal synchrony and behavior is a major research challenge. We used a brain-machine interface (BMI) to train monkeys to specifically increase low-gamma power in selected sites of motor cortex to move a cursor and obtain a reward. The monkeys learned to robustly generate oscillatory gamma waves, which were accompanied by a dramatic increase of spiking synchrony of highly precise spatiotemporal patterns. The findings link volitional control of LFP oscillations, neuronal synchrony, and the behavioral outcome. Subjects@ ability to directly modulate specific patterns of neuronal synchrony provides a powerful approach for understanding neuronal processing in relation to behavior and for the use of BMIs in a clinical setting.","author":[{"dropping-particle":"","family":"Engelhard","given":"Ben","non-dropping-particle":"","parse-names":false,"suffix":""},{"dropping-particle":"","family":"Ozeri","given":"Nofar","non-dropping-particle":"","parse-names":false,"suffix":""},{"dropping-particle":"","family":"Israel","given":"Zvi","non-dropping-particle":"","parse-names":false,"suffix":""},{"dropping-particle":"","family":"Bergman","given":"Hagai","non-dropping-particle":"","parse-names":false,"suffix":""},{"dropping-particle":"","family":"Vaadia","given":"Eilon","non-dropping-particle":"","parse-names":false,"suffix":""}],"container-title":"Neuron","id":"ITEM-1","issue":"2","issued":{"date-parts":[["2013"]]},"page":"361-375","publisher":"Elsevier Inc.","title":"Inducing Gamma Oscillations and Precise Spike Synchrony by Operant Conditioning via Brain-Machine Interface","type":"article-journal","volume":"77"},"uris":["http://www.mendeley.com/documents/?uuid=38c825eb-3a9a-4dc6-b68b-8770d75f261f"]}],"mendeley":{"formattedCitation":"(Engelhard et al. 2013)","plainTextFormattedCitation":"(Engelhard et al. 2013)","previouslyFormattedCitation":"(Engelhard et al. 2013)"},"properties":{"noteIndex":0},"schema":"https://github.com/citation-style-language/schema/raw/master/csl-citation.json"}</w:instrText>
      </w:r>
      <w:r w:rsidR="007C5563">
        <w:rPr>
          <w:rStyle w:val="FootnoteReference"/>
        </w:rPr>
        <w:fldChar w:fldCharType="separate"/>
      </w:r>
      <w:r w:rsidR="00AF64B5" w:rsidRPr="00AF64B5">
        <w:rPr>
          <w:noProof/>
        </w:rPr>
        <w:t>(Engelhard et al. 2013)</w:t>
      </w:r>
      <w:r w:rsidR="007C5563">
        <w:rPr>
          <w:rStyle w:val="FootnoteReference"/>
        </w:rPr>
        <w:fldChar w:fldCharType="end"/>
      </w:r>
      <w:r w:rsidR="00703DFE">
        <w:t>.</w:t>
      </w:r>
      <w:r w:rsidR="00DD051B">
        <w:t xml:space="preserve"> </w:t>
      </w:r>
      <w:r w:rsidR="00703DFE">
        <w:t xml:space="preserve">Briefly, </w:t>
      </w:r>
      <w:r w:rsidR="003A0E89">
        <w:t xml:space="preserve">both spike trains were binned into 1ms </w:t>
      </w:r>
      <w:r w:rsidR="00FA6D95">
        <w:t xml:space="preserve">time </w:t>
      </w:r>
      <w:r w:rsidR="003A0E89">
        <w:t xml:space="preserve">bins, and </w:t>
      </w:r>
      <w:r w:rsidR="00DD051B">
        <w:t>one neuron was initially treated as the trigger neuron. For each spike from the trigger neuron</w:t>
      </w:r>
      <w:r w:rsidR="003A0E89">
        <w:t xml:space="preserve"> we generated</w:t>
      </w:r>
      <w:r w:rsidR="00DD051B">
        <w:t xml:space="preserve"> </w:t>
      </w:r>
      <w:r w:rsidR="003A0E89">
        <w:t xml:space="preserve">a count vector of the </w:t>
      </w:r>
      <w:r w:rsidR="00703DFE">
        <w:t>other neuron’s spiking</w:t>
      </w:r>
      <w:r w:rsidR="008438A2">
        <w:t xml:space="preserve"> (</w:t>
      </w:r>
      <w:r w:rsidR="008438A2">
        <w:rPr>
          <w:i/>
        </w:rPr>
        <w:t>t</w:t>
      </w:r>
      <w:r w:rsidR="008438A2" w:rsidRPr="008438A2">
        <w:t>)</w:t>
      </w:r>
      <w:r w:rsidR="008438A2">
        <w:t xml:space="preserve"> relative to the trigger spikes</w:t>
      </w:r>
      <w:r w:rsidR="00703DFE">
        <w:rPr>
          <w:i/>
        </w:rPr>
        <w:t xml:space="preserve">, </w:t>
      </w:r>
      <w:r w:rsidR="008438A2" w:rsidRPr="008438A2">
        <w:t xml:space="preserve">where </w:t>
      </w:r>
      <m:oMath>
        <m:r>
          <w:rPr>
            <w:rFonts w:ascii="Cambria Math" w:hAnsi="Cambria Math"/>
          </w:rPr>
          <m:t>t ϵ {-50 ms, +50 ms}</m:t>
        </m:r>
      </m:oMath>
      <w:r w:rsidR="003A0E89">
        <w:t>.</w:t>
      </w:r>
      <w:r w:rsidR="005B1627">
        <w:t xml:space="preserve"> Each count vector was concatenated into a matrix. Next we swapped trigger neurons and </w:t>
      </w:r>
      <w:r w:rsidR="005339BB">
        <w:t>built a similar</w:t>
      </w:r>
      <w:r w:rsidR="005B1627">
        <w:t xml:space="preserve"> count vector</w:t>
      </w:r>
      <w:r w:rsidR="005339BB">
        <w:t xml:space="preserve"> matrix, but flipped each count vector (matrix row) to reflect any asymmetries in firing between the neurons</w:t>
      </w:r>
      <w:r w:rsidR="005B1627">
        <w:t>. The resulting matrix of 0’s and 1’s had 101 columns (1</w:t>
      </w:r>
      <w:r w:rsidR="00F6112D">
        <w:t xml:space="preserve"> </w:t>
      </w:r>
      <w:r w:rsidR="005B1627">
        <w:t>ms time bins</w:t>
      </w:r>
      <w:r w:rsidR="0054350F">
        <w:t xml:space="preserve"> from -50 to +50 ms</w:t>
      </w:r>
      <w:r w:rsidR="005B1627">
        <w:t>)</w:t>
      </w:r>
      <w:r w:rsidR="00D1323B">
        <w:t xml:space="preserve"> and</w:t>
      </w:r>
      <w:r w:rsidR="005B1627">
        <w:t xml:space="preserve"> rows</w:t>
      </w:r>
      <w:r w:rsidR="00D1323B">
        <w:t xml:space="preserve"> equal to </w:t>
      </w:r>
      <w:r w:rsidR="005B1627">
        <w:t>the total number of spikes from both neurons.</w:t>
      </w:r>
      <w:r w:rsidR="0092351A">
        <w:t xml:space="preserve"> A </w:t>
      </w:r>
      <w:r w:rsidR="00F6112D">
        <w:t>Gaussian kernel (5 ms) was used to smooth each row of this matrix and then the average smoothed count vector was computed. This count vector represents the normalized frequency of co-firing between the two neurons.</w:t>
      </w:r>
      <w:r w:rsidR="004627B1">
        <w:t xml:space="preserve"> The </w:t>
      </w:r>
      <w:r w:rsidR="00E96DBF" w:rsidRPr="00E96DBF">
        <w:rPr>
          <w:i/>
        </w:rPr>
        <w:t>raw</w:t>
      </w:r>
      <w:r w:rsidR="00E96DBF">
        <w:t xml:space="preserve"> </w:t>
      </w:r>
      <w:r w:rsidR="004627B1">
        <w:t>pairwise synchrony was taken to be the peak of this function.</w:t>
      </w:r>
    </w:p>
    <w:p w14:paraId="00A9DF2A" w14:textId="77777777" w:rsidR="00262BDD" w:rsidRDefault="00262BDD" w:rsidP="00AE6898"/>
    <w:p w14:paraId="689204A7" w14:textId="1041DBBF" w:rsidR="00262BDD" w:rsidRDefault="00262BDD" w:rsidP="00AE6898">
      <w:r>
        <w:t xml:space="preserve">Despite normalizing the cross correlation histogram, an increase in pairwise synchrony can arise </w:t>
      </w:r>
      <w:r w:rsidR="00FA3271">
        <w:t xml:space="preserve">from multiple sources </w:t>
      </w:r>
      <w:r w:rsidR="00244760">
        <w:t xml:space="preserve">including true increases in pairwise correlations but also </w:t>
      </w:r>
      <w:r w:rsidR="003D241C">
        <w:t>change</w:t>
      </w:r>
      <w:r w:rsidR="00244760">
        <w:t>s</w:t>
      </w:r>
      <w:r w:rsidR="003D241C">
        <w:t xml:space="preserve"> in </w:t>
      </w:r>
      <w:r w:rsidR="006D432B">
        <w:t>excitability, firing rate,</w:t>
      </w:r>
      <w:r w:rsidR="002A3D5E">
        <w:t xml:space="preserve"> and others</w:t>
      </w:r>
      <w:r>
        <w:t xml:space="preserve">. Since these first-order effects might influence </w:t>
      </w:r>
      <w:r w:rsidR="006D2A60">
        <w:t>second-order measures</w:t>
      </w:r>
      <w:r w:rsidR="003D241C">
        <w:t xml:space="preserve">, we sought to find a method to isolate </w:t>
      </w:r>
      <w:r w:rsidR="00281C85">
        <w:t xml:space="preserve">second-order </w:t>
      </w:r>
      <w:r w:rsidR="003D241C">
        <w:t>changes</w:t>
      </w:r>
      <w:r w:rsidR="005A719C">
        <w:t xml:space="preserve"> </w:t>
      </w:r>
      <w:r w:rsidR="00E82681">
        <w:fldChar w:fldCharType="begin" w:fldLock="1"/>
      </w:r>
      <w:r w:rsidR="003C3200">
        <w:instrText>ADDIN CSL_CITATION {"citationItems":[{"id":"ITEM-1","itemData":{"DOI":"10.1162/089976699300016133","ISBN":"0899-7667 (Print)\\r0899-7667 (Linking)","ISSN":"08997667","PMID":"10490937","abstract":"Peaks in spike train correlograms are usually taken as indicative of spike timing synchronization between neurons. Strictly speaking, however, a peak merely indicates that the two spike trains were not independent. Two biologically plausible ways of departing from independence that are capable of generating peaks very similar to spike timing peaks are described here: covariations over trials in response latency and covariations over trials in neuronal excitability. Since peaks due to these interactions can be similar to spike timing peaks, interpreting a correlogram may be a problem with ambiguous solutions. What peak shapes do latency or excitability interactions generate? When are they similar to spike timing peaks? When can they be ruled out from having caused an observed correlogram peak? These are the questions addressed here. The previous article in this issue proposes quantitative methods to tell cases apart when latency or excitability covariations cannot be ruled out.","author":[{"dropping-particle":"","family":"Brody","given":"Carlos D.","non-dropping-particle":"","parse-names":false,"suffix":""}],"container-title":"Neural Computation","id":"ITEM-1","issue":"7","issued":{"date-parts":[["1999"]]},"page":"1537-1551","title":"Correlations Without Synchrony","type":"article-journal","volume":"11"},"uris":["http://www.mendeley.com/documents/?uuid=19732450-8cab-45fb-8a2c-8338699d0557"]},{"id":"ITEM-2","itemData":{"ISSN":"0340-1200","PMID":"3401513","abstract":"We consider several measures for the correlation of firing activity among different neurons, based on coincidence counts obtained from simultaneously recorded spike trains. We obtain explicit formulae for the probability distributions of these measures. This allows an exact, quantitative assessment of significance levels, and thus a comparison of data obtained in different experimental paradigms. In particular it is possible to compare stimulus-locked, and therefore time dependent correlations for different stimuli and also for different times relative to stimulus onset. This allows to separate purely stimulus-induced correlation from intrinsic interneuronal correlation. It further allows investigation of the dynamic characteristics of the interneuronal correlation. For the display of significance levels or the corresponding probabilities we propose a logarithmic measure, called \"surprise\".","author":[{"dropping-particle":"","family":"Palm","given":"G","non-dropping-particle":"","parse-names":false,"suffix":""},{"dropping-particle":"","family":"Aertsen","given":"A M","non-dropping-particle":"","parse-names":false,"suffix":""},{"dropping-particle":"","family":"Gerstein","given":"G L","non-dropping-particle":"","parse-names":false,"suffix":""}],"container-title":"Biological cybernetics","id":"ITEM-2","issue":"1","issued":{"date-parts":[["1988"]]},"page":"1-11","title":"On the significance of correlations among neuronal spike trains.","type":"article-journal","volume":"59"},"uris":["http://www.mendeley.com/documents/?uuid=8a26582c-1e9a-364c-b9b0-d61498fd2d5d"]}],"mendeley":{"formattedCitation":"(Brody 1999; Palm, Aertsen, and Gerstein 1988)","plainTextFormattedCitation":"(Brody 1999; Palm, Aertsen, and Gerstein 1988)","previouslyFormattedCitation":"(Brody 1999; Palm, Aertsen, and Gerstein 1988)"},"properties":{"noteIndex":0},"schema":"https://github.com/citation-style-language/schema/raw/master/csl-citation.json"}</w:instrText>
      </w:r>
      <w:r w:rsidR="00E82681">
        <w:fldChar w:fldCharType="separate"/>
      </w:r>
      <w:r w:rsidR="00AF64B5" w:rsidRPr="00AF64B5">
        <w:rPr>
          <w:noProof/>
        </w:rPr>
        <w:t>(Brody 1999; Palm, Aertsen, and Gerstein 1988)</w:t>
      </w:r>
      <w:r w:rsidR="00E82681">
        <w:fldChar w:fldCharType="end"/>
      </w:r>
      <w:r w:rsidR="003D241C">
        <w:t xml:space="preserve">. To accomplish this we </w:t>
      </w:r>
      <w:r w:rsidR="00FE4167">
        <w:t xml:space="preserve">first </w:t>
      </w:r>
      <w:r w:rsidR="003D241C">
        <w:t>used a shuffling method</w:t>
      </w:r>
      <w:r w:rsidR="00FE4167">
        <w:t xml:space="preserve"> to isolate the first-order effects on synchrony</w:t>
      </w:r>
      <w:r w:rsidR="002D4C9C" w:rsidRPr="002D4C9C">
        <w:t xml:space="preserve"> </w:t>
      </w:r>
      <w:r w:rsidR="002D4C9C">
        <w:t>and then subtracted them off</w:t>
      </w:r>
      <w:r w:rsidR="00FE4167">
        <w:t xml:space="preserve">. </w:t>
      </w:r>
      <w:r w:rsidR="00FF7993">
        <w:t xml:space="preserve">As </w:t>
      </w:r>
      <w:r w:rsidR="00D86B5A">
        <w:t>before</w:t>
      </w:r>
      <w:r w:rsidR="00FF7993">
        <w:t>, we collected all spike times in</w:t>
      </w:r>
      <w:r w:rsidR="000D5175">
        <w:t xml:space="preserve"> each individual spindle cycle and selected one neuron </w:t>
      </w:r>
      <w:r w:rsidR="00227BC1">
        <w:t>within</w:t>
      </w:r>
      <w:r w:rsidR="000D5175">
        <w:t xml:space="preserve"> a given pair to be the trigger neuron. However, we then shuffled the second unit’s spindle epochs. This maintained </w:t>
      </w:r>
      <w:r w:rsidR="00157250">
        <w:t xml:space="preserve">a </w:t>
      </w:r>
      <w:r w:rsidR="000D5175">
        <w:t>consistent timing and phase</w:t>
      </w:r>
      <w:r w:rsidR="00157250">
        <w:t xml:space="preserve"> relationship</w:t>
      </w:r>
      <w:r w:rsidR="000D5175">
        <w:t xml:space="preserve"> </w:t>
      </w:r>
      <w:r w:rsidR="00157250">
        <w:t xml:space="preserve">of the second unit with the ongoing spindle, but broke the </w:t>
      </w:r>
      <w:r w:rsidR="00D86B5A">
        <w:t xml:space="preserve">statistical </w:t>
      </w:r>
      <w:r w:rsidR="00157250">
        <w:t>relationship between the two neurons under examination. We repeated this shuffling 25 times and then computed the same normalized, smoothed count vector for the shuffled condition.</w:t>
      </w:r>
      <w:r w:rsidR="00770B92">
        <w:t xml:space="preserve"> This count vector represents the expected normalized frequency of the co-firing given both neurons’ average spike rates and phase locking with the specific spindle cycle.</w:t>
      </w:r>
      <w:r w:rsidR="00C10F49">
        <w:t xml:space="preserve"> </w:t>
      </w:r>
      <w:r w:rsidR="00184DDD">
        <w:t>Finally, we subtract this</w:t>
      </w:r>
      <w:r w:rsidR="00EE0E97">
        <w:t xml:space="preserve"> expected count vector</w:t>
      </w:r>
      <w:r w:rsidR="00184DDD">
        <w:t xml:space="preserve"> (</w:t>
      </w:r>
      <w:r w:rsidR="00184DDD" w:rsidRPr="00184DDD">
        <w:rPr>
          <w:i/>
        </w:rPr>
        <w:t>shuffled</w:t>
      </w:r>
      <w:r w:rsidR="00184DDD">
        <w:t>)</w:t>
      </w:r>
      <w:r w:rsidR="00EE0E97">
        <w:t xml:space="preserve"> from the unshuffled (</w:t>
      </w:r>
      <w:r w:rsidR="00EE0E97" w:rsidRPr="00184DDD">
        <w:rPr>
          <w:i/>
        </w:rPr>
        <w:t>raw</w:t>
      </w:r>
      <w:r w:rsidR="00EE0E97">
        <w:t xml:space="preserve">) count vector, resulting in a </w:t>
      </w:r>
      <w:r w:rsidR="00EE0E97" w:rsidRPr="00184DDD">
        <w:rPr>
          <w:i/>
        </w:rPr>
        <w:t>corrected</w:t>
      </w:r>
      <w:r w:rsidR="00EE0E97">
        <w:t xml:space="preserve"> cross correlation histogram (</w:t>
      </w:r>
      <w:r w:rsidR="003137B2">
        <w:t>Figure</w:t>
      </w:r>
      <w:r w:rsidR="00EE0E97">
        <w:t xml:space="preserve"> 4B). </w:t>
      </w:r>
      <w:r w:rsidR="00C10F49">
        <w:t xml:space="preserve">It is important to </w:t>
      </w:r>
      <w:r w:rsidR="009B7A2E">
        <w:t>note that the</w:t>
      </w:r>
      <w:r w:rsidR="00C10F49">
        <w:t xml:space="preserve"> first-order </w:t>
      </w:r>
      <w:r w:rsidR="00184DDD">
        <w:t>measures</w:t>
      </w:r>
      <w:r w:rsidR="00C10F49">
        <w:t xml:space="preserve"> change as the spindle progresses (see Results and </w:t>
      </w:r>
      <w:r w:rsidR="003137B2">
        <w:t>Figure</w:t>
      </w:r>
      <w:r w:rsidR="00C10F49">
        <w:t xml:space="preserve"> 3), but this shuffling </w:t>
      </w:r>
      <w:r w:rsidR="003769C4">
        <w:t xml:space="preserve">is done within each cycle and therefore </w:t>
      </w:r>
      <w:r w:rsidR="00C10F49">
        <w:t>account</w:t>
      </w:r>
      <w:r w:rsidR="003769C4">
        <w:t>s</w:t>
      </w:r>
      <w:r w:rsidR="00C10F49">
        <w:t xml:space="preserve"> for these changes across the spindle.</w:t>
      </w:r>
      <w:r w:rsidR="00FC5329">
        <w:t xml:space="preserve"> </w:t>
      </w:r>
      <w:r w:rsidR="008C7644">
        <w:t>T</w:t>
      </w:r>
      <w:r w:rsidR="00FC5329">
        <w:t xml:space="preserve">he synchrony for each pair of neurons was </w:t>
      </w:r>
      <w:r w:rsidR="00302229">
        <w:t xml:space="preserve">then </w:t>
      </w:r>
      <w:r w:rsidR="00FC5329">
        <w:t>taken to be the peak of the corrected cross correlation histogram.</w:t>
      </w:r>
    </w:p>
    <w:p w14:paraId="18EEC30D" w14:textId="77777777" w:rsidR="003524CF" w:rsidRPr="00126D7B" w:rsidRDefault="003524CF" w:rsidP="00AE6898"/>
    <w:p w14:paraId="0F8BA1A0" w14:textId="4A558579" w:rsidR="00B825FD" w:rsidRDefault="006B1502" w:rsidP="00152559">
      <w:pPr>
        <w:pStyle w:val="Heading1"/>
      </w:pPr>
      <w:r w:rsidRPr="0060594F">
        <w:t xml:space="preserve">Slow </w:t>
      </w:r>
      <w:r w:rsidR="00E815DA">
        <w:t>Oscillation</w:t>
      </w:r>
      <w:r w:rsidRPr="0060594F">
        <w:t xml:space="preserve"> Detection</w:t>
      </w:r>
    </w:p>
    <w:p w14:paraId="3DF9EA65" w14:textId="6968208B" w:rsidR="00DD6D95" w:rsidRDefault="00CD3097" w:rsidP="00AE6898">
      <w:r>
        <w:t>The slow oscillation detection i</w:t>
      </w:r>
      <w:r w:rsidR="003E6A6F">
        <w:t xml:space="preserve">s similar to algorithms use in </w:t>
      </w:r>
      <w:r w:rsidR="007C5563">
        <w:rPr>
          <w:rStyle w:val="FootnoteReference"/>
        </w:rPr>
        <w:fldChar w:fldCharType="begin" w:fldLock="1"/>
      </w:r>
      <w:r w:rsidR="003C3200">
        <w:instrText>ADDIN CSL_CITATION {"citationItems":[{"id":"ITEM-1","itemData":{"DOI":"10.5665/sleep.5758","ISBN":"1550-9109 (Electronic) 0161-8105 (Linking)","ISSN":"1550-9109","PMID":"26856904","abstract":"STUDY OBJECTIVES Sleep is defined as a reversible state of reduction in sensory responsiveness and immobility. A long-standing hypothesis suggests that a high arousal threshold during non-rapid eye movement (NREM) sleep is mediated by sleep spindle oscillations, impairing thalamocortical transmission of incoming sensory stimuli. Here we set out to test this idea directly by examining sensory-evoked neuronal spiking activity during natural sleep. METHODS We compared neuronal (n = 269) and multiunit activity (MUA), as well as local field potentials (LFP) in rat core auditory cortex (A1) during NREM sleep, comparing responses to sounds depending on the presence or absence of sleep spindles. RESULTS We found that sleep spindles robustly modulated the timing of neuronal discharges in A1. However, responses to sounds were nearly identical for all measured signals including isolated neurons, MUA, and LFPs (all differences &lt; 10%). Furthermore, in 10% of trials, auditory stimulation led to an early termination of the sleep spindle oscillation around 150-250 msec following stimulus onset. Finally, active ON states and inactive OFF periods during slow waves in NREM sleep affected the auditory response in opposite ways, depending on stimulus intensity. CONCLUSIONS Responses in core auditory cortex are well preserved regardless of sleep spindles recorded in that area, suggesting that thalamocortical sensory relay remains functional during sleep spindles, and that sensory disconnection in sleep is mediated by other mechanisms.","author":[{"dropping-particle":"","family":"Sela","given":"Yaniv","non-dropping-particle":"","parse-names":false,"suffix":""},{"dropping-particle":"V.","family":"Vyazovskiy","given":"Vladyslav","non-dropping-particle":"","parse-names":false,"suffix":""},{"dropping-particle":"","family":"Cirelli","given":"Chiara","non-dropping-particle":"","parse-names":false,"suffix":""},{"dropping-particle":"","family":"Tononi","given":"Giulio","non-dropping-particle":"","parse-names":false,"suffix":""},{"dropping-particle":"","family":"Nir","given":"Yuval","non-dropping-particle":"","parse-names":false,"suffix":""}],"container-title":"Sleep","id":"ITEM-1","issue":"5","issued":{"date-parts":[["2016"]]},"page":"1069-1082","title":"Responses in Rat Core Auditory Cortex are Preserved during Sleep Spindle Oscillations","type":"article-journal","volume":"39"},"uris":["http://www.mendeley.com/documents/?uuid=484f6781-83bd-4e8c-8caa-ca07ebcd92f4"]}],"mendeley":{"formattedCitation":"(Sela et al. 2016)","plainTextFormattedCitation":"(Sela et al. 2016)","previouslyFormattedCitation":"(Sela et al. 2016)"},"properties":{"noteIndex":0},"schema":"https://github.com/citation-style-language/schema/raw/master/csl-citation.json"}</w:instrText>
      </w:r>
      <w:r w:rsidR="007C5563">
        <w:rPr>
          <w:rStyle w:val="FootnoteReference"/>
        </w:rPr>
        <w:fldChar w:fldCharType="separate"/>
      </w:r>
      <w:r w:rsidR="00AF64B5" w:rsidRPr="00AF64B5">
        <w:rPr>
          <w:noProof/>
        </w:rPr>
        <w:t>(Sela et al. 2016)</w:t>
      </w:r>
      <w:r w:rsidR="007C5563">
        <w:rPr>
          <w:rStyle w:val="FootnoteReference"/>
        </w:rPr>
        <w:fldChar w:fldCharType="end"/>
      </w:r>
      <w:r>
        <w:t>. A virtual LFP channel was constructed by averaging the LFP across all recording channels (excluding bad/disconnected channels). Next this virtual signal was filtered in the delta band (2</w:t>
      </w:r>
      <w:r w:rsidRPr="00CD3097">
        <w:rPr>
          <w:vertAlign w:val="superscript"/>
        </w:rPr>
        <w:t>nd</w:t>
      </w:r>
      <w:r>
        <w:t xml:space="preserve"> order, zero phase shifted, high pass Butterworth filter with a cutoff at .1Hz followed by a 5</w:t>
      </w:r>
      <w:r w:rsidRPr="00CD3097">
        <w:rPr>
          <w:vertAlign w:val="superscript"/>
        </w:rPr>
        <w:t>th</w:t>
      </w:r>
      <w:r>
        <w:t xml:space="preserve"> order, zero phase shifted, low pass Butterworth filter with a cutoff at 4Hz).</w:t>
      </w:r>
      <w:r w:rsidR="00F0791C">
        <w:t xml:space="preserve"> Next</w:t>
      </w:r>
      <w:r w:rsidR="00BF247C">
        <w:t>,</w:t>
      </w:r>
      <w:r w:rsidR="00F0791C">
        <w:t xml:space="preserve"> all </w:t>
      </w:r>
      <w:r w:rsidR="00465DC8">
        <w:t>positive</w:t>
      </w:r>
      <w:r w:rsidR="00F0791C">
        <w:t>-to-</w:t>
      </w:r>
      <w:r w:rsidR="00465DC8">
        <w:t>negative</w:t>
      </w:r>
      <w:r w:rsidR="00F0791C">
        <w:t xml:space="preserve"> zero crossings during NREM sleep were identified, and the previous peak and following trough were collected. Each zero crossing was considered a slow oscillation if the peak was in the top 85% of peaks, the trough was in the top 40% of troughs and the time between the peak and the trough was greater than 300 ms but did not exceed 1 sec.</w:t>
      </w:r>
    </w:p>
    <w:p w14:paraId="09286044" w14:textId="77777777" w:rsidR="003074E7" w:rsidRDefault="003074E7" w:rsidP="00AE6898"/>
    <w:p w14:paraId="3A8FCE63" w14:textId="77777777" w:rsidR="003074E7" w:rsidRPr="0060594F" w:rsidRDefault="003074E7" w:rsidP="00AE6898">
      <w:pPr>
        <w:pStyle w:val="Heading1"/>
      </w:pPr>
      <w:r w:rsidRPr="0060594F">
        <w:t>Spindle Nesting</w:t>
      </w:r>
      <w:r>
        <w:t xml:space="preserve"> Analysis</w:t>
      </w:r>
    </w:p>
    <w:p w14:paraId="094B6227" w14:textId="65784DA8" w:rsidR="006D605E" w:rsidRDefault="006D605E" w:rsidP="00AE6898">
      <w:r>
        <w:t xml:space="preserve">Each spindle was </w:t>
      </w:r>
      <w:r w:rsidR="00CF1B0C">
        <w:t xml:space="preserve">binned according to its timing relative to </w:t>
      </w:r>
      <w:r w:rsidR="004027C5">
        <w:t>SO</w:t>
      </w:r>
      <w:r w:rsidR="00CF1B0C">
        <w:t xml:space="preserve">. For each spindle, the preceding slow oscillation was collected. </w:t>
      </w:r>
      <w:r w:rsidR="00871E80">
        <w:t xml:space="preserve">The time delay between the down state (peak delta band LFP) and the spindle (peak spindle band LFP) </w:t>
      </w:r>
      <w:r w:rsidR="008118E6">
        <w:t xml:space="preserve">was binned in 1.5 sec bins with </w:t>
      </w:r>
      <w:r w:rsidR="00067095">
        <w:t>1 sec overlap</w:t>
      </w:r>
      <w:r w:rsidR="008118E6">
        <w:t xml:space="preserve"> (</w:t>
      </w:r>
      <w:r w:rsidR="003137B2">
        <w:t>Figure</w:t>
      </w:r>
      <w:r w:rsidR="008118E6">
        <w:t xml:space="preserve"> 5A-B)</w:t>
      </w:r>
      <w:r w:rsidR="00067095">
        <w:t xml:space="preserve">. </w:t>
      </w:r>
      <w:r w:rsidR="00A02E7E">
        <w:t xml:space="preserve">Since this distribution of time delays is skewed, </w:t>
      </w:r>
      <w:r w:rsidR="00E13FE8">
        <w:t xml:space="preserve">there are </w:t>
      </w:r>
      <w:r w:rsidR="00A02E7E">
        <w:t>more spindles in the bin</w:t>
      </w:r>
      <w:r w:rsidR="00E13FE8">
        <w:t xml:space="preserve">s closer to </w:t>
      </w:r>
      <w:r w:rsidR="004027C5">
        <w:t>SO</w:t>
      </w:r>
      <w:r w:rsidR="00A02E7E">
        <w:t xml:space="preserve"> than</w:t>
      </w:r>
      <w:r w:rsidR="00E13FE8">
        <w:t xml:space="preserve"> in</w:t>
      </w:r>
      <w:r w:rsidR="00A02E7E">
        <w:t xml:space="preserve"> subsequent bins. In order to </w:t>
      </w:r>
      <w:r w:rsidR="00E13FE8">
        <w:t xml:space="preserve">accurately compare </w:t>
      </w:r>
      <w:r w:rsidR="00F00042">
        <w:t>the distribution of pairwise correlations</w:t>
      </w:r>
      <w:r w:rsidR="00E13FE8">
        <w:t xml:space="preserve"> across </w:t>
      </w:r>
      <w:r w:rsidR="00A43368">
        <w:t xml:space="preserve">these bins, we </w:t>
      </w:r>
      <w:r w:rsidR="00F00042">
        <w:t>used a subsampling procedure</w:t>
      </w:r>
      <w:r w:rsidR="00C70932">
        <w:t xml:space="preserve"> in which we randomly sampled the nested and unnested spindles using the </w:t>
      </w:r>
      <w:r w:rsidR="00387722">
        <w:t xml:space="preserve">minimum </w:t>
      </w:r>
      <w:r w:rsidR="00C70932">
        <w:t>number of spindles</w:t>
      </w:r>
      <w:r w:rsidR="00387722">
        <w:t xml:space="preserve"> across all bins</w:t>
      </w:r>
      <w:r w:rsidR="00C70932">
        <w:t>.</w:t>
      </w:r>
      <w:r w:rsidR="00306340">
        <w:t xml:space="preserve"> </w:t>
      </w:r>
      <w:r w:rsidR="000051A5">
        <w:t>We repeated this sampling 10</w:t>
      </w:r>
      <w:r w:rsidR="006410AC">
        <w:t xml:space="preserve">0 times in order to generate a </w:t>
      </w:r>
      <w:r w:rsidR="007B458E">
        <w:t xml:space="preserve">bootstrapped </w:t>
      </w:r>
      <w:r w:rsidR="006410AC">
        <w:t xml:space="preserve">distribution </w:t>
      </w:r>
      <w:r w:rsidR="00AF743D">
        <w:t xml:space="preserve">of </w:t>
      </w:r>
      <w:r w:rsidR="003B2EB3">
        <w:t xml:space="preserve">pairwise </w:t>
      </w:r>
      <w:r w:rsidR="00AF743D">
        <w:t xml:space="preserve">correlations </w:t>
      </w:r>
      <w:r w:rsidR="00F1432A">
        <w:t xml:space="preserve">and </w:t>
      </w:r>
      <w:r w:rsidR="00AF743D">
        <w:t xml:space="preserve">then </w:t>
      </w:r>
      <w:r w:rsidR="00F1432A">
        <w:t>used the mean of this distribution for each pair of neurons.</w:t>
      </w:r>
    </w:p>
    <w:p w14:paraId="000EE577" w14:textId="77777777" w:rsidR="00575735" w:rsidRDefault="00575735" w:rsidP="00AE6898"/>
    <w:p w14:paraId="71FABB01" w14:textId="674FC287" w:rsidR="00575735" w:rsidRDefault="00FC11BD" w:rsidP="00AE6898">
      <w:r>
        <w:t>Two methods were used to analyze differences in the distribution</w:t>
      </w:r>
      <w:r w:rsidR="0038086F">
        <w:t>s</w:t>
      </w:r>
      <w:r>
        <w:t xml:space="preserve"> of pairwise correlations across bins.</w:t>
      </w:r>
      <w:r w:rsidR="00B53529">
        <w:t xml:space="preserve"> The first method </w:t>
      </w:r>
      <w:r w:rsidR="00BC3856">
        <w:t>was designed</w:t>
      </w:r>
      <w:r w:rsidR="0006310A">
        <w:t xml:space="preserve"> to analyze trends</w:t>
      </w:r>
      <w:r w:rsidR="00E26371">
        <w:t xml:space="preserve"> across bins.</w:t>
      </w:r>
      <w:r w:rsidR="00662950">
        <w:t xml:space="preserve"> We computed the mean and standard deviation of the pairwise correlations for each spindle bin</w:t>
      </w:r>
      <w:r w:rsidR="005D4629">
        <w:t>.</w:t>
      </w:r>
      <w:r w:rsidR="00662950">
        <w:t xml:space="preserve"> </w:t>
      </w:r>
      <w:r w:rsidR="005D4629">
        <w:t>T</w:t>
      </w:r>
      <w:r w:rsidR="00662950">
        <w:t>hen</w:t>
      </w:r>
      <w:r w:rsidR="005D4629">
        <w:t xml:space="preserve"> we</w:t>
      </w:r>
      <w:r w:rsidR="00662950">
        <w:t xml:space="preserve"> </w:t>
      </w:r>
      <w:r w:rsidR="005D4629">
        <w:t xml:space="preserve">performed linear regression, where the mean or standard deviation was </w:t>
      </w:r>
      <w:r w:rsidR="00A3424B">
        <w:t>a function</w:t>
      </w:r>
      <w:r w:rsidR="005D4629">
        <w:t xml:space="preserve"> </w:t>
      </w:r>
      <w:r w:rsidR="00A3424B">
        <w:t>of</w:t>
      </w:r>
      <w:r w:rsidR="005D4629">
        <w:t xml:space="preserve"> </w:t>
      </w:r>
      <w:r w:rsidR="00823E90">
        <w:t>the</w:t>
      </w:r>
      <w:r w:rsidR="005D4629">
        <w:t xml:space="preserve"> time bin</w:t>
      </w:r>
      <w:r w:rsidR="0042054A">
        <w:t>s</w:t>
      </w:r>
      <w:r w:rsidR="005D4629">
        <w:t xml:space="preserve">. </w:t>
      </w:r>
      <w:r w:rsidR="00881168">
        <w:t>The second method was designed to detect if the distributions significantly changed</w:t>
      </w:r>
      <w:r w:rsidR="0038086F">
        <w:t>.</w:t>
      </w:r>
      <w:r w:rsidR="008B3F74">
        <w:t xml:space="preserve"> We focused on the differences between distributions in the first bin, [0,1.5 sec], and the last bin [4.5,6 sec].</w:t>
      </w:r>
      <w:r w:rsidR="000872D0">
        <w:t xml:space="preserve"> To detect </w:t>
      </w:r>
      <w:r w:rsidR="00DA5D12">
        <w:t xml:space="preserve">broad </w:t>
      </w:r>
      <w:r w:rsidR="000872D0">
        <w:t>differences between the distributions</w:t>
      </w:r>
      <w:r w:rsidR="005F26E9">
        <w:t xml:space="preserve"> we used a</w:t>
      </w:r>
      <w:r w:rsidR="00DA5D12">
        <w:t xml:space="preserve"> </w:t>
      </w:r>
      <w:ins w:id="259" w:author="Daniel" w:date="2018-10-17T15:35:00Z">
        <w:r w:rsidR="00791AC7">
          <w:t xml:space="preserve">Kolmogorov–Smirnov </w:t>
        </w:r>
      </w:ins>
      <w:r w:rsidR="00DA5D12">
        <w:t xml:space="preserve">test. If the </w:t>
      </w:r>
      <w:ins w:id="260" w:author="Daniel" w:date="2018-10-17T15:35:00Z">
        <w:r w:rsidR="00791AC7">
          <w:t xml:space="preserve">Kolmogorov–Smirnov </w:t>
        </w:r>
      </w:ins>
      <w:r w:rsidR="00DA5D12">
        <w:t>test was significant, we followed up with a</w:t>
      </w:r>
      <w:r w:rsidR="003B3540">
        <w:t xml:space="preserve"> Shift t</w:t>
      </w:r>
      <w:r w:rsidR="005F26E9">
        <w:t xml:space="preserve">est </w:t>
      </w:r>
      <w:r w:rsidR="003B3540">
        <w:fldChar w:fldCharType="begin" w:fldLock="1"/>
      </w:r>
      <w:r w:rsidR="003C3200">
        <w:instrText>ADDIN CSL_CITATION {"citationItems":[{"id":"ITEM-1","itemData":{"DOI":"10.1111/ejn.13610","ISBN":"2072-6651 (Electronic)\\r2072-6651 (Linking)","ISSN":"14609568","PMID":"22069741","abstract":"As the world's population grows, access to a safe food supply will continue to be a global priority. In recent years, the world has experienced an increase in mycotoxin contamination of grains due to climatic and agronomic changes that encourage fungal growth during cultivation. A number of the molds that are plant pathogens produce trichothecene mycotoxins, which are known to cause serious human and animal toxicoses. This review covers the types of trichothecenes, their complexity, and proposed biosynthetic pathways of trichothecenes.","author":[{"dropping-particle":"","family":"Rousselet","given":"Guillaume A.","non-dropping-particle":"","parse-names":false,"suffix":""},{"dropping-particle":"","family":"Pernet","given":"Cyril R.","non-dropping-particle":"","parse-names":false,"suffix":""},{"dropping-particle":"","family":"Wilcox","given":"Rand R.","non-dropping-particle":"","parse-names":false,"suffix":""}],"container-title":"European Journal of Neuroscience","id":"ITEM-1","issue":"2","issued":{"date-parts":[["2017"]]},"page":"1738-1748","title":"Beyond differences in means: robust graphical methods to compare two groups in neuroscience","type":"article-journal","volume":"46"},"uris":["http://www.mendeley.com/documents/?uuid=f9f4cab5-ce34-4a22-8543-c42e1c0056e7"]}],"mendeley":{"formattedCitation":"(Rousselet, Pernet, and Wilcox 2017)","plainTextFormattedCitation":"(Rousselet, Pernet, and Wilcox 2017)","previouslyFormattedCitation":"(Rousselet, Pernet, and Wilcox 2017)"},"properties":{"noteIndex":0},"schema":"https://github.com/citation-style-language/schema/raw/master/csl-citation.json"}</w:instrText>
      </w:r>
      <w:r w:rsidR="003B3540">
        <w:fldChar w:fldCharType="separate"/>
      </w:r>
      <w:r w:rsidR="00AF64B5" w:rsidRPr="00AF64B5">
        <w:rPr>
          <w:noProof/>
        </w:rPr>
        <w:t>(Rousselet, Pernet, and Wilcox 2017)</w:t>
      </w:r>
      <w:r w:rsidR="003B3540">
        <w:fldChar w:fldCharType="end"/>
      </w:r>
      <w:r w:rsidR="00DA5D12">
        <w:t xml:space="preserve"> to </w:t>
      </w:r>
      <w:r w:rsidR="00183BCB">
        <w:t>assess</w:t>
      </w:r>
      <w:r w:rsidR="00DA5D12">
        <w:t xml:space="preserve"> how the distributions differed</w:t>
      </w:r>
      <w:r w:rsidR="005F26E9">
        <w:t>.</w:t>
      </w:r>
      <w:r w:rsidR="00005620">
        <w:t xml:space="preserve"> Briefly, </w:t>
      </w:r>
      <w:r w:rsidR="006770C2">
        <w:t xml:space="preserve">the sextiles of </w:t>
      </w:r>
      <w:r w:rsidR="00005620">
        <w:t>each distribution</w:t>
      </w:r>
      <w:r w:rsidR="006770C2">
        <w:t xml:space="preserve"> are computed using the Harrell-Davis quantile estimator</w:t>
      </w:r>
      <w:r w:rsidR="00005620">
        <w:t xml:space="preserve">. </w:t>
      </w:r>
      <w:r w:rsidR="00652F49">
        <w:t xml:space="preserve">Then differences in sextiles between the two distributions are computed </w:t>
      </w:r>
      <w:r w:rsidR="00FE6258">
        <w:t>with a</w:t>
      </w:r>
      <w:r w:rsidR="00652F49">
        <w:t xml:space="preserve"> bootstrapped estimate of </w:t>
      </w:r>
      <w:r w:rsidR="002B64CB">
        <w:t xml:space="preserve">confidence intervals for each sextile difference. A multiple comparisons correction </w:t>
      </w:r>
      <w:r w:rsidR="00DF5868">
        <w:t>was</w:t>
      </w:r>
      <w:r w:rsidR="002B64CB">
        <w:t xml:space="preserve"> then used to account for the five different estimators.</w:t>
      </w:r>
    </w:p>
    <w:p w14:paraId="0D8789FF" w14:textId="77777777" w:rsidR="00303E16" w:rsidRDefault="00303E16" w:rsidP="00AE6898"/>
    <w:p w14:paraId="1C77C51D" w14:textId="0B88796A" w:rsidR="00B825FD" w:rsidRDefault="00264313" w:rsidP="00152559">
      <w:pPr>
        <w:pStyle w:val="Heading1"/>
      </w:pPr>
      <w:r w:rsidRPr="0060594F">
        <w:t>Random Spindle Epochs</w:t>
      </w:r>
    </w:p>
    <w:p w14:paraId="399B5F7D" w14:textId="1AB799F7" w:rsidR="00264313" w:rsidRDefault="00303E16" w:rsidP="00AE6898">
      <w:pPr>
        <w:rPr>
          <w:ins w:id="261" w:author="Karunesh Ganguly" w:date="2018-10-14T13:14:00Z"/>
        </w:rPr>
      </w:pPr>
      <w:r>
        <w:t xml:space="preserve">There is a certain degree of spiking, phase locking, and synchrony that would be expected even if neurons were not modulated by spindles. To account for extraneous measurements, we generated a random spindle distribution that had similar statistics to the true spindle epoch distribution. Briefly, for each spindle epoch, </w:t>
      </w:r>
      <w:r w:rsidR="008F76CC">
        <w:t xml:space="preserve">a </w:t>
      </w:r>
      <w:r w:rsidR="00B96D86">
        <w:t xml:space="preserve">random offset was computed 5-10 sec back from the true spindle peak, i.e., </w:t>
      </w:r>
      <m:oMath>
        <m:r>
          <w:rPr>
            <w:rFonts w:ascii="Cambria Math" w:hAnsi="Cambria Math"/>
          </w:rPr>
          <m:t>T~U(-10,-5)</m:t>
        </m:r>
      </m:oMath>
      <w:r w:rsidR="00B96D86">
        <w:t>. The nearest peak in the spindle band LFP was taken as the peak of the random spindle epoch.</w:t>
      </w:r>
      <w:r w:rsidR="00116F2E">
        <w:t xml:space="preserve"> Each analysis was jointly computed for the true spindle epochs (blue in </w:t>
      </w:r>
      <w:r w:rsidR="003137B2">
        <w:t>Figure</w:t>
      </w:r>
      <w:r w:rsidR="00116F2E">
        <w:t>s 3 and 4) and the random spindle epochs (</w:t>
      </w:r>
      <w:r w:rsidR="00333282">
        <w:t xml:space="preserve">black in </w:t>
      </w:r>
      <w:r w:rsidR="003137B2">
        <w:t>Figure</w:t>
      </w:r>
      <w:r w:rsidR="00333282">
        <w:t>s 3 and 4).</w:t>
      </w:r>
    </w:p>
    <w:p w14:paraId="5F28D940" w14:textId="77777777" w:rsidR="00FB4A99" w:rsidRDefault="00FB4A99" w:rsidP="00AE6898"/>
    <w:p w14:paraId="041A0DA7" w14:textId="51BDA19E" w:rsidR="009725F2" w:rsidRDefault="0058636A" w:rsidP="00AE6898">
      <w:pPr>
        <w:pStyle w:val="SectionHeading"/>
      </w:pPr>
      <w:r>
        <w:t>Acknowledgements</w:t>
      </w:r>
    </w:p>
    <w:p w14:paraId="141055F0" w14:textId="77777777" w:rsidR="0058636A" w:rsidRDefault="0058636A" w:rsidP="00AE6898"/>
    <w:p w14:paraId="5D5EE9C2" w14:textId="0A351F9A" w:rsidR="00935328" w:rsidRDefault="00935328" w:rsidP="00AE6898">
      <w:pPr>
        <w:pStyle w:val="ListParagraph"/>
        <w:numPr>
          <w:ilvl w:val="0"/>
          <w:numId w:val="6"/>
        </w:numPr>
      </w:pPr>
      <w:proofErr w:type="spellStart"/>
      <w:r>
        <w:t>Dhakshin</w:t>
      </w:r>
      <w:proofErr w:type="spellEnd"/>
      <w:r w:rsidR="004C4B72">
        <w:t xml:space="preserve"> Ramanathan</w:t>
      </w:r>
    </w:p>
    <w:p w14:paraId="6A5028D2" w14:textId="6ED7CBCA" w:rsidR="00935328" w:rsidRDefault="002A127D" w:rsidP="00AE6898">
      <w:pPr>
        <w:pStyle w:val="ListParagraph"/>
        <w:numPr>
          <w:ilvl w:val="0"/>
          <w:numId w:val="6"/>
        </w:numPr>
      </w:pPr>
      <w:proofErr w:type="spellStart"/>
      <w:r>
        <w:t>Jaekyung</w:t>
      </w:r>
      <w:proofErr w:type="spellEnd"/>
      <w:r>
        <w:t xml:space="preserve"> </w:t>
      </w:r>
      <w:r w:rsidR="004C4B72">
        <w:t xml:space="preserve">Kim </w:t>
      </w:r>
      <w:r>
        <w:t>– help with spike sorting &amp; feedback during analysis</w:t>
      </w:r>
      <w:r w:rsidR="00F22CE7">
        <w:t xml:space="preserve"> </w:t>
      </w:r>
    </w:p>
    <w:p w14:paraId="7E5D6649" w14:textId="5E95A49C" w:rsidR="00F22CE7" w:rsidRDefault="00123001" w:rsidP="00AE6898">
      <w:pPr>
        <w:pStyle w:val="ListParagraph"/>
        <w:numPr>
          <w:ilvl w:val="0"/>
          <w:numId w:val="6"/>
        </w:numPr>
      </w:pPr>
      <w:proofErr w:type="spellStart"/>
      <w:r>
        <w:t>Tanuj</w:t>
      </w:r>
      <w:proofErr w:type="spellEnd"/>
      <w:r>
        <w:t>?</w:t>
      </w:r>
    </w:p>
    <w:p w14:paraId="1D3A8D6C" w14:textId="77777777" w:rsidR="00935328" w:rsidRDefault="00935328" w:rsidP="00AE6898"/>
    <w:p w14:paraId="46B976CE" w14:textId="22ACBD08" w:rsidR="005A6A6B" w:rsidRDefault="005A6A6B" w:rsidP="00AE6898">
      <w:pPr>
        <w:pStyle w:val="SectionHeading"/>
      </w:pPr>
      <w:r>
        <w:t>Competing Interests</w:t>
      </w:r>
    </w:p>
    <w:p w14:paraId="404FC984" w14:textId="77777777" w:rsidR="0016048A" w:rsidRDefault="0016048A" w:rsidP="00AE6898"/>
    <w:p w14:paraId="4FF29542" w14:textId="5AF31075" w:rsidR="0016048A" w:rsidRDefault="0016048A" w:rsidP="00AE6898">
      <w:r>
        <w:tab/>
      </w:r>
      <w:r w:rsidR="006D48F8">
        <w:t>N</w:t>
      </w:r>
      <w:r>
        <w:t>one</w:t>
      </w:r>
      <w:r w:rsidR="006D48F8">
        <w:t>?</w:t>
      </w:r>
      <w:r w:rsidR="004A6FD1">
        <w:t xml:space="preserve"> Should we ask </w:t>
      </w:r>
      <w:r w:rsidR="00ED39F4">
        <w:t>Josh</w:t>
      </w:r>
      <w:r w:rsidR="004A6FD1">
        <w:t>?</w:t>
      </w:r>
    </w:p>
    <w:p w14:paraId="2854E9AF" w14:textId="77777777" w:rsidR="0016048A" w:rsidRDefault="0016048A" w:rsidP="00AE6898"/>
    <w:p w14:paraId="488DD329" w14:textId="5BB9D0E8" w:rsidR="00380422" w:rsidRDefault="00380422" w:rsidP="00AE6898">
      <w:pPr>
        <w:pStyle w:val="SectionHeading"/>
      </w:pPr>
      <w:r>
        <w:t>References</w:t>
      </w:r>
    </w:p>
    <w:p w14:paraId="61F4429D" w14:textId="24E19E8C" w:rsidR="00A51495" w:rsidRPr="00A51495" w:rsidRDefault="007C5563" w:rsidP="00A51495">
      <w:pPr>
        <w:widowControl w:val="0"/>
        <w:autoSpaceDE w:val="0"/>
        <w:autoSpaceDN w:val="0"/>
        <w:adjustRightInd w:val="0"/>
        <w:ind w:left="480" w:hanging="480"/>
        <w:rPr>
          <w:noProof/>
          <w:szCs w:val="24"/>
        </w:rPr>
      </w:pPr>
      <w:r>
        <w:fldChar w:fldCharType="begin" w:fldLock="1"/>
      </w:r>
      <w:r>
        <w:instrText xml:space="preserve">ADDIN Mendeley Bibliography CSL_BIBLIOGRAPHY </w:instrText>
      </w:r>
      <w:r>
        <w:fldChar w:fldCharType="separate"/>
      </w:r>
      <w:r w:rsidR="00A51495" w:rsidRPr="00A51495">
        <w:rPr>
          <w:noProof/>
          <w:szCs w:val="24"/>
        </w:rPr>
        <w:t xml:space="preserve">Bair, W., E. Zohary, and William T. Newsome. 2001. “Correlated Firing in Macaque Visual Area MT: Time Scales and Relationship to Behavior.” </w:t>
      </w:r>
      <w:r w:rsidR="00A51495" w:rsidRPr="00A51495">
        <w:rPr>
          <w:i/>
          <w:iCs/>
          <w:noProof/>
          <w:szCs w:val="24"/>
        </w:rPr>
        <w:t>Journal of Neuroscience</w:t>
      </w:r>
      <w:r w:rsidR="00A51495" w:rsidRPr="00A51495">
        <w:rPr>
          <w:noProof/>
          <w:szCs w:val="24"/>
        </w:rPr>
        <w:t xml:space="preserve"> 21(5):1676–97. Retrieved (http://www.ncbi.nlm.nih.gov/pubmed/11222658).</w:t>
      </w:r>
    </w:p>
    <w:p w14:paraId="72AC685C" w14:textId="77777777" w:rsidR="00A51495" w:rsidRPr="00A51495" w:rsidRDefault="00A51495" w:rsidP="00A51495">
      <w:pPr>
        <w:widowControl w:val="0"/>
        <w:autoSpaceDE w:val="0"/>
        <w:autoSpaceDN w:val="0"/>
        <w:adjustRightInd w:val="0"/>
        <w:ind w:left="480" w:hanging="480"/>
        <w:rPr>
          <w:noProof/>
          <w:szCs w:val="24"/>
        </w:rPr>
      </w:pPr>
      <w:r w:rsidRPr="00A51495">
        <w:rPr>
          <w:noProof/>
          <w:szCs w:val="24"/>
        </w:rPr>
        <w:t xml:space="preserve">Barakat, M. et al. 2011. “Fast and Slow Spindle Involvement in the Consolidation of a New Motor Sequence.” </w:t>
      </w:r>
      <w:r w:rsidRPr="00A51495">
        <w:rPr>
          <w:i/>
          <w:iCs/>
          <w:noProof/>
          <w:szCs w:val="24"/>
        </w:rPr>
        <w:t>Behavioural Brain Research</w:t>
      </w:r>
      <w:r w:rsidRPr="00A51495">
        <w:rPr>
          <w:noProof/>
          <w:szCs w:val="24"/>
        </w:rPr>
        <w:t xml:space="preserve"> 217(1):117–21. Retrieved (http://dx.doi.org/10.1016/j.bbr.2010.10.019).</w:t>
      </w:r>
    </w:p>
    <w:p w14:paraId="5B2C7DC4" w14:textId="77777777" w:rsidR="00A51495" w:rsidRPr="00A51495" w:rsidRDefault="00A51495" w:rsidP="00A51495">
      <w:pPr>
        <w:widowControl w:val="0"/>
        <w:autoSpaceDE w:val="0"/>
        <w:autoSpaceDN w:val="0"/>
        <w:adjustRightInd w:val="0"/>
        <w:ind w:left="480" w:hanging="480"/>
        <w:rPr>
          <w:noProof/>
          <w:szCs w:val="24"/>
        </w:rPr>
      </w:pPr>
      <w:r w:rsidRPr="00A51495">
        <w:rPr>
          <w:noProof/>
          <w:szCs w:val="24"/>
        </w:rPr>
        <w:t xml:space="preserve">Barreiro, Andrea K. and Cheng Ly. 2017. “When Do Correlations Increase with Firing Rates in Recurrent Networks?” </w:t>
      </w:r>
      <w:r w:rsidRPr="00A51495">
        <w:rPr>
          <w:i/>
          <w:iCs/>
          <w:noProof/>
          <w:szCs w:val="24"/>
        </w:rPr>
        <w:t>PLoS Computational Biology</w:t>
      </w:r>
      <w:r w:rsidRPr="00A51495">
        <w:rPr>
          <w:noProof/>
          <w:szCs w:val="24"/>
        </w:rPr>
        <w:t xml:space="preserve"> 13(4):1–30.</w:t>
      </w:r>
    </w:p>
    <w:p w14:paraId="54E1BB38" w14:textId="77777777" w:rsidR="00A51495" w:rsidRPr="00A51495" w:rsidRDefault="00A51495" w:rsidP="00A51495">
      <w:pPr>
        <w:widowControl w:val="0"/>
        <w:autoSpaceDE w:val="0"/>
        <w:autoSpaceDN w:val="0"/>
        <w:adjustRightInd w:val="0"/>
        <w:ind w:left="480" w:hanging="480"/>
        <w:rPr>
          <w:noProof/>
          <w:szCs w:val="24"/>
        </w:rPr>
      </w:pPr>
      <w:r w:rsidRPr="00A51495">
        <w:rPr>
          <w:noProof/>
          <w:szCs w:val="24"/>
        </w:rPr>
        <w:t xml:space="preserve">Bi, G. and M. Poo. 2001. “Synaptic Modification by Correlated Activity: Hebb’s Postulate Revisited.” </w:t>
      </w:r>
      <w:r w:rsidRPr="00A51495">
        <w:rPr>
          <w:i/>
          <w:iCs/>
          <w:noProof/>
          <w:szCs w:val="24"/>
        </w:rPr>
        <w:t>Annu Rev Neurosci</w:t>
      </w:r>
      <w:r w:rsidRPr="00A51495">
        <w:rPr>
          <w:noProof/>
          <w:szCs w:val="24"/>
        </w:rPr>
        <w:t xml:space="preserve"> 24:139–66. Retrieved (http://www.ncbi.nlm.nih.gov/pubmed/11283308).</w:t>
      </w:r>
    </w:p>
    <w:p w14:paraId="72D82636" w14:textId="77777777" w:rsidR="00A51495" w:rsidRPr="00A51495" w:rsidRDefault="00A51495" w:rsidP="00A51495">
      <w:pPr>
        <w:widowControl w:val="0"/>
        <w:autoSpaceDE w:val="0"/>
        <w:autoSpaceDN w:val="0"/>
        <w:adjustRightInd w:val="0"/>
        <w:ind w:left="480" w:hanging="480"/>
        <w:rPr>
          <w:noProof/>
          <w:szCs w:val="24"/>
        </w:rPr>
      </w:pPr>
      <w:r w:rsidRPr="00A51495">
        <w:rPr>
          <w:noProof/>
          <w:szCs w:val="24"/>
        </w:rPr>
        <w:t xml:space="preserve">Bi, G. Q. and M. M. Poo. 1998. “Synaptic Modifications in Cultured Hippocampal Neurons: Dependence on Spike Timing, Synaptic Strength, and Postsynaptic Cell Type.” </w:t>
      </w:r>
      <w:r w:rsidRPr="00A51495">
        <w:rPr>
          <w:i/>
          <w:iCs/>
          <w:noProof/>
          <w:szCs w:val="24"/>
        </w:rPr>
        <w:t>The Journal of neuroscience : the official journal of the Society for Neuroscience</w:t>
      </w:r>
      <w:r w:rsidRPr="00A51495">
        <w:rPr>
          <w:noProof/>
          <w:szCs w:val="24"/>
        </w:rPr>
        <w:t xml:space="preserve"> 18(24):10464–72.</w:t>
      </w:r>
    </w:p>
    <w:p w14:paraId="693EE1C5" w14:textId="77777777" w:rsidR="00A51495" w:rsidRPr="00A51495" w:rsidRDefault="00A51495" w:rsidP="00A51495">
      <w:pPr>
        <w:widowControl w:val="0"/>
        <w:autoSpaceDE w:val="0"/>
        <w:autoSpaceDN w:val="0"/>
        <w:adjustRightInd w:val="0"/>
        <w:ind w:left="480" w:hanging="480"/>
        <w:rPr>
          <w:noProof/>
          <w:szCs w:val="24"/>
        </w:rPr>
      </w:pPr>
      <w:r w:rsidRPr="00A51495">
        <w:rPr>
          <w:noProof/>
          <w:szCs w:val="24"/>
        </w:rPr>
        <w:t xml:space="preserve">Brody, Carlos D. 1999. “Correlations Without Synchrony.” </w:t>
      </w:r>
      <w:r w:rsidRPr="00A51495">
        <w:rPr>
          <w:i/>
          <w:iCs/>
          <w:noProof/>
          <w:szCs w:val="24"/>
        </w:rPr>
        <w:t>Neural Computation</w:t>
      </w:r>
      <w:r w:rsidRPr="00A51495">
        <w:rPr>
          <w:noProof/>
          <w:szCs w:val="24"/>
        </w:rPr>
        <w:t xml:space="preserve"> 11(7):1537–51.</w:t>
      </w:r>
    </w:p>
    <w:p w14:paraId="2C684205" w14:textId="77777777" w:rsidR="00A51495" w:rsidRPr="00A51495" w:rsidRDefault="00A51495" w:rsidP="00A51495">
      <w:pPr>
        <w:widowControl w:val="0"/>
        <w:autoSpaceDE w:val="0"/>
        <w:autoSpaceDN w:val="0"/>
        <w:adjustRightInd w:val="0"/>
        <w:ind w:left="480" w:hanging="480"/>
        <w:rPr>
          <w:noProof/>
          <w:szCs w:val="24"/>
        </w:rPr>
      </w:pPr>
      <w:r w:rsidRPr="00A51495">
        <w:rPr>
          <w:noProof/>
          <w:szCs w:val="24"/>
        </w:rPr>
        <w:t xml:space="preserve">Chung, Jason E. et al. 2017. “A Fully Automated Approach to Spike Sorting.” </w:t>
      </w:r>
      <w:r w:rsidRPr="00A51495">
        <w:rPr>
          <w:i/>
          <w:iCs/>
          <w:noProof/>
          <w:szCs w:val="24"/>
        </w:rPr>
        <w:t>Neuron</w:t>
      </w:r>
      <w:r w:rsidRPr="00A51495">
        <w:rPr>
          <w:noProof/>
          <w:szCs w:val="24"/>
        </w:rPr>
        <w:t xml:space="preserve"> 95(6):1381–1394.e6. Retrieved (https://doi.org/10.1016/j.neuron.2017.08.030).</w:t>
      </w:r>
    </w:p>
    <w:p w14:paraId="36B99288" w14:textId="77777777" w:rsidR="00A51495" w:rsidRPr="00A51495" w:rsidRDefault="00A51495" w:rsidP="00A51495">
      <w:pPr>
        <w:widowControl w:val="0"/>
        <w:autoSpaceDE w:val="0"/>
        <w:autoSpaceDN w:val="0"/>
        <w:adjustRightInd w:val="0"/>
        <w:ind w:left="480" w:hanging="480"/>
        <w:rPr>
          <w:noProof/>
          <w:szCs w:val="24"/>
        </w:rPr>
      </w:pPr>
      <w:r w:rsidRPr="00A51495">
        <w:rPr>
          <w:noProof/>
          <w:szCs w:val="24"/>
        </w:rPr>
        <w:t xml:space="preserve">Clemens, Z., D. Fabó, and P. Halász. 2005. “Overnight Verbal Memory Retention Correlates with the Number of Sleep Spindles.” </w:t>
      </w:r>
      <w:r w:rsidRPr="00A51495">
        <w:rPr>
          <w:i/>
          <w:iCs/>
          <w:noProof/>
          <w:szCs w:val="24"/>
        </w:rPr>
        <w:t>Neuroscience</w:t>
      </w:r>
      <w:r w:rsidRPr="00A51495">
        <w:rPr>
          <w:noProof/>
          <w:szCs w:val="24"/>
        </w:rPr>
        <w:t xml:space="preserve"> 132(2):529–35.</w:t>
      </w:r>
    </w:p>
    <w:p w14:paraId="083747A6" w14:textId="77777777" w:rsidR="00A51495" w:rsidRPr="00A51495" w:rsidRDefault="00A51495" w:rsidP="00A51495">
      <w:pPr>
        <w:widowControl w:val="0"/>
        <w:autoSpaceDE w:val="0"/>
        <w:autoSpaceDN w:val="0"/>
        <w:adjustRightInd w:val="0"/>
        <w:ind w:left="480" w:hanging="480"/>
        <w:rPr>
          <w:noProof/>
          <w:szCs w:val="24"/>
        </w:rPr>
      </w:pPr>
      <w:r w:rsidRPr="00A51495">
        <w:rPr>
          <w:noProof/>
          <w:szCs w:val="24"/>
        </w:rPr>
        <w:t xml:space="preserve">Clemens, Zsófia, Dániel Fabó, and Péter Halász. 2006. “Twenty-Four Hours Retention of Visuospatial Memory Correlates with the Number of Parietal Sleep Spindles.” </w:t>
      </w:r>
      <w:r w:rsidRPr="00A51495">
        <w:rPr>
          <w:i/>
          <w:iCs/>
          <w:noProof/>
          <w:szCs w:val="24"/>
        </w:rPr>
        <w:t>Neuroscience Letters</w:t>
      </w:r>
      <w:r w:rsidRPr="00A51495">
        <w:rPr>
          <w:noProof/>
          <w:szCs w:val="24"/>
        </w:rPr>
        <w:t xml:space="preserve"> 403(1–2):52–56.</w:t>
      </w:r>
    </w:p>
    <w:p w14:paraId="4BC44F6B" w14:textId="77777777" w:rsidR="00A51495" w:rsidRPr="00A51495" w:rsidRDefault="00A51495" w:rsidP="00A51495">
      <w:pPr>
        <w:widowControl w:val="0"/>
        <w:autoSpaceDE w:val="0"/>
        <w:autoSpaceDN w:val="0"/>
        <w:adjustRightInd w:val="0"/>
        <w:ind w:left="480" w:hanging="480"/>
        <w:rPr>
          <w:noProof/>
          <w:szCs w:val="24"/>
        </w:rPr>
      </w:pPr>
      <w:r w:rsidRPr="00A51495">
        <w:rPr>
          <w:noProof/>
          <w:szCs w:val="24"/>
        </w:rPr>
        <w:t xml:space="preserve">Cox, R., J. van Driel, M. de Boer, and L. M. Talamini. 2014. “Slow Oscillations during Sleep Coordinate Interregional Communication in Cortical Networks.” </w:t>
      </w:r>
      <w:r w:rsidRPr="00A51495">
        <w:rPr>
          <w:i/>
          <w:iCs/>
          <w:noProof/>
          <w:szCs w:val="24"/>
        </w:rPr>
        <w:t>Journal of Neuroscience</w:t>
      </w:r>
      <w:r w:rsidRPr="00A51495">
        <w:rPr>
          <w:noProof/>
          <w:szCs w:val="24"/>
        </w:rPr>
        <w:t xml:space="preserve"> 34(50):16890–901. Retrieved (http://www.jneurosci.org/cgi/doi/10.1523/JNEUROSCI.1953-14.2014).</w:t>
      </w:r>
    </w:p>
    <w:p w14:paraId="4527AAD7" w14:textId="77777777" w:rsidR="00A51495" w:rsidRPr="00A51495" w:rsidRDefault="00A51495" w:rsidP="00A51495">
      <w:pPr>
        <w:widowControl w:val="0"/>
        <w:autoSpaceDE w:val="0"/>
        <w:autoSpaceDN w:val="0"/>
        <w:adjustRightInd w:val="0"/>
        <w:ind w:left="480" w:hanging="480"/>
        <w:rPr>
          <w:noProof/>
          <w:szCs w:val="24"/>
        </w:rPr>
      </w:pPr>
      <w:r w:rsidRPr="00A51495">
        <w:rPr>
          <w:noProof/>
          <w:szCs w:val="24"/>
        </w:rPr>
        <w:t xml:space="preserve">Destexhe, Alain, Diego Contreras, Alain Destexhe, Terrence J. Sejnowski, and Mircea Steriade. 1997. “Spatiotemporal Patterns of Spindle Oscillations in Cortex and Thalamus.” </w:t>
      </w:r>
      <w:r w:rsidRPr="00A51495">
        <w:rPr>
          <w:i/>
          <w:iCs/>
          <w:noProof/>
          <w:szCs w:val="24"/>
        </w:rPr>
        <w:t>The Journal of Neuroscience</w:t>
      </w:r>
      <w:r w:rsidRPr="00A51495">
        <w:rPr>
          <w:noProof/>
          <w:szCs w:val="24"/>
        </w:rPr>
        <w:t xml:space="preserve"> 17(3):1179–96.</w:t>
      </w:r>
    </w:p>
    <w:p w14:paraId="1DD1D452" w14:textId="77777777" w:rsidR="00A51495" w:rsidRPr="00A51495" w:rsidRDefault="00A51495" w:rsidP="00A51495">
      <w:pPr>
        <w:widowControl w:val="0"/>
        <w:autoSpaceDE w:val="0"/>
        <w:autoSpaceDN w:val="0"/>
        <w:adjustRightInd w:val="0"/>
        <w:ind w:left="480" w:hanging="480"/>
        <w:rPr>
          <w:noProof/>
          <w:szCs w:val="24"/>
        </w:rPr>
      </w:pPr>
      <w:r w:rsidRPr="00A51495">
        <w:rPr>
          <w:noProof/>
          <w:szCs w:val="24"/>
        </w:rPr>
        <w:t xml:space="preserve">Djonlagic, Ina et al. 2009. “Sleep Enhances Category Learning.” </w:t>
      </w:r>
      <w:r w:rsidRPr="00A51495">
        <w:rPr>
          <w:i/>
          <w:iCs/>
          <w:noProof/>
          <w:szCs w:val="24"/>
        </w:rPr>
        <w:t>Learning and Memory</w:t>
      </w:r>
      <w:r w:rsidRPr="00A51495">
        <w:rPr>
          <w:noProof/>
          <w:szCs w:val="24"/>
        </w:rPr>
        <w:t xml:space="preserve"> 16(12):751–55.</w:t>
      </w:r>
    </w:p>
    <w:p w14:paraId="15CB1BF1" w14:textId="77777777" w:rsidR="00A51495" w:rsidRPr="00A51495" w:rsidRDefault="00A51495" w:rsidP="00A51495">
      <w:pPr>
        <w:widowControl w:val="0"/>
        <w:autoSpaceDE w:val="0"/>
        <w:autoSpaceDN w:val="0"/>
        <w:adjustRightInd w:val="0"/>
        <w:ind w:left="480" w:hanging="480"/>
        <w:rPr>
          <w:noProof/>
          <w:szCs w:val="24"/>
        </w:rPr>
      </w:pPr>
      <w:r w:rsidRPr="00A51495">
        <w:rPr>
          <w:noProof/>
          <w:szCs w:val="24"/>
        </w:rPr>
        <w:t xml:space="preserve">Ellenbogen, J. M., P. T. Hu, J. D. Payne, D. Titone, and M. P. Walker. 2007. “Human Relational Memory Requires Time and Sleep.” </w:t>
      </w:r>
      <w:r w:rsidRPr="00A51495">
        <w:rPr>
          <w:i/>
          <w:iCs/>
          <w:noProof/>
          <w:szCs w:val="24"/>
        </w:rPr>
        <w:t>Proceedings of the National Academy of Sciences</w:t>
      </w:r>
      <w:r w:rsidRPr="00A51495">
        <w:rPr>
          <w:noProof/>
          <w:szCs w:val="24"/>
        </w:rPr>
        <w:t xml:space="preserve"> 104(18):7723–28. Retrieved (http://www.pnas.org/cgi/doi/10.1073/pnas.0700094104).</w:t>
      </w:r>
    </w:p>
    <w:p w14:paraId="2BFBB156" w14:textId="77777777" w:rsidR="00A51495" w:rsidRPr="00A51495" w:rsidRDefault="00A51495" w:rsidP="00A51495">
      <w:pPr>
        <w:widowControl w:val="0"/>
        <w:autoSpaceDE w:val="0"/>
        <w:autoSpaceDN w:val="0"/>
        <w:adjustRightInd w:val="0"/>
        <w:ind w:left="480" w:hanging="480"/>
        <w:rPr>
          <w:noProof/>
          <w:szCs w:val="24"/>
        </w:rPr>
      </w:pPr>
      <w:r w:rsidRPr="00A51495">
        <w:rPr>
          <w:noProof/>
          <w:szCs w:val="24"/>
        </w:rPr>
        <w:t xml:space="preserve">Engelhard, Ben, Nofar Ozeri, Zvi Israel, Hagai Bergman, and Eilon Vaadia. 2013. “Inducing Gamma Oscillations and Precise Spike Synchrony by Operant Conditioning via Brain-Machine Interface.” </w:t>
      </w:r>
      <w:r w:rsidRPr="00A51495">
        <w:rPr>
          <w:i/>
          <w:iCs/>
          <w:noProof/>
          <w:szCs w:val="24"/>
        </w:rPr>
        <w:t>Neuron</w:t>
      </w:r>
      <w:r w:rsidRPr="00A51495">
        <w:rPr>
          <w:noProof/>
          <w:szCs w:val="24"/>
        </w:rPr>
        <w:t xml:space="preserve"> 77(2):361–75. Retrieved (http://dx.doi.org/10.1016/j.neuron.2012.11.015).</w:t>
      </w:r>
    </w:p>
    <w:p w14:paraId="71CF0056" w14:textId="77777777" w:rsidR="00A51495" w:rsidRPr="00A51495" w:rsidRDefault="00A51495" w:rsidP="00A51495">
      <w:pPr>
        <w:widowControl w:val="0"/>
        <w:autoSpaceDE w:val="0"/>
        <w:autoSpaceDN w:val="0"/>
        <w:adjustRightInd w:val="0"/>
        <w:ind w:left="480" w:hanging="480"/>
        <w:rPr>
          <w:noProof/>
          <w:szCs w:val="24"/>
        </w:rPr>
      </w:pPr>
      <w:r w:rsidRPr="00A51495">
        <w:rPr>
          <w:noProof/>
          <w:szCs w:val="24"/>
        </w:rPr>
        <w:t xml:space="preserve">Eschenko, O., M. Molle, J. Born, and S. J. Sara. 2006. “Elevated Sleep Spindle Density after Learning or after Retrieval in Rats.” </w:t>
      </w:r>
      <w:r w:rsidRPr="00A51495">
        <w:rPr>
          <w:i/>
          <w:iCs/>
          <w:noProof/>
          <w:szCs w:val="24"/>
        </w:rPr>
        <w:t>The Journal of neuroscience : the official journal of the Society for Neuroscience</w:t>
      </w:r>
      <w:r w:rsidRPr="00A51495">
        <w:rPr>
          <w:noProof/>
          <w:szCs w:val="24"/>
        </w:rPr>
        <w:t xml:space="preserve"> 26(50):12914–20. Retrieved (http://www.jneurosci.org/cgi/doi/10.1523/JNEUROSCI.3175-06.2006%5Cnpapers3://publication/doi/10.1523/JNEUROSCI.3175-06.2006%5Cnhttp://www.jneurosci.org/cgi/doi/10.1523/JNEUROSCI.3175-06.2006).</w:t>
      </w:r>
    </w:p>
    <w:p w14:paraId="2D4CEA1D" w14:textId="77777777" w:rsidR="00A51495" w:rsidRPr="00A51495" w:rsidRDefault="00A51495" w:rsidP="00A51495">
      <w:pPr>
        <w:widowControl w:val="0"/>
        <w:autoSpaceDE w:val="0"/>
        <w:autoSpaceDN w:val="0"/>
        <w:adjustRightInd w:val="0"/>
        <w:ind w:left="480" w:hanging="480"/>
        <w:rPr>
          <w:noProof/>
          <w:szCs w:val="24"/>
        </w:rPr>
      </w:pPr>
      <w:r w:rsidRPr="00A51495">
        <w:rPr>
          <w:noProof/>
          <w:szCs w:val="24"/>
        </w:rPr>
        <w:t xml:space="preserve">Feldman, Daniel E. 2012. “The Spike-Timing Dependence of Plasticity.” </w:t>
      </w:r>
      <w:r w:rsidRPr="00A51495">
        <w:rPr>
          <w:i/>
          <w:iCs/>
          <w:noProof/>
          <w:szCs w:val="24"/>
        </w:rPr>
        <w:t>Neuron</w:t>
      </w:r>
      <w:r w:rsidRPr="00A51495">
        <w:rPr>
          <w:noProof/>
          <w:szCs w:val="24"/>
        </w:rPr>
        <w:t xml:space="preserve"> 75(4):556–71.</w:t>
      </w:r>
    </w:p>
    <w:p w14:paraId="7ABE3293" w14:textId="77777777" w:rsidR="00A51495" w:rsidRPr="00A51495" w:rsidRDefault="00A51495" w:rsidP="00A51495">
      <w:pPr>
        <w:widowControl w:val="0"/>
        <w:autoSpaceDE w:val="0"/>
        <w:autoSpaceDN w:val="0"/>
        <w:adjustRightInd w:val="0"/>
        <w:ind w:left="480" w:hanging="480"/>
        <w:rPr>
          <w:noProof/>
          <w:szCs w:val="24"/>
        </w:rPr>
      </w:pPr>
      <w:r w:rsidRPr="00A51495">
        <w:rPr>
          <w:noProof/>
          <w:szCs w:val="24"/>
        </w:rPr>
        <w:t xml:space="preserve">Fenn, Kimberly M., Howard C. Nusbaum, and Daniel Margoliash. 2003. “Consolidation during Sleep of Perceptual Learning of Spoken Language.” </w:t>
      </w:r>
      <w:r w:rsidRPr="00A51495">
        <w:rPr>
          <w:i/>
          <w:iCs/>
          <w:noProof/>
          <w:szCs w:val="24"/>
        </w:rPr>
        <w:t>Nature</w:t>
      </w:r>
      <w:r w:rsidRPr="00A51495">
        <w:rPr>
          <w:noProof/>
          <w:szCs w:val="24"/>
        </w:rPr>
        <w:t xml:space="preserve"> 425(6958):614–16.</w:t>
      </w:r>
    </w:p>
    <w:p w14:paraId="6DA71BA6" w14:textId="77777777" w:rsidR="00A51495" w:rsidRPr="00A51495" w:rsidRDefault="00A51495" w:rsidP="00A51495">
      <w:pPr>
        <w:widowControl w:val="0"/>
        <w:autoSpaceDE w:val="0"/>
        <w:autoSpaceDN w:val="0"/>
        <w:adjustRightInd w:val="0"/>
        <w:ind w:left="480" w:hanging="480"/>
        <w:rPr>
          <w:noProof/>
          <w:szCs w:val="24"/>
        </w:rPr>
      </w:pPr>
      <w:r w:rsidRPr="00A51495">
        <w:rPr>
          <w:noProof/>
          <w:szCs w:val="24"/>
        </w:rPr>
        <w:t xml:space="preserve">Fogel, Stuart M. and Carlyle T. Smith. 2006. “Learning-Dependent Changes in Sleep Spindles and Stage 2 Sleep.” </w:t>
      </w:r>
      <w:r w:rsidRPr="00A51495">
        <w:rPr>
          <w:i/>
          <w:iCs/>
          <w:noProof/>
          <w:szCs w:val="24"/>
        </w:rPr>
        <w:t>Journal of Sleep Research</w:t>
      </w:r>
      <w:r w:rsidRPr="00A51495">
        <w:rPr>
          <w:noProof/>
          <w:szCs w:val="24"/>
        </w:rPr>
        <w:t xml:space="preserve"> 15(3):250–55.</w:t>
      </w:r>
    </w:p>
    <w:p w14:paraId="3EDC9F06" w14:textId="77777777" w:rsidR="00A51495" w:rsidRPr="00A51495" w:rsidRDefault="00A51495" w:rsidP="00A51495">
      <w:pPr>
        <w:widowControl w:val="0"/>
        <w:autoSpaceDE w:val="0"/>
        <w:autoSpaceDN w:val="0"/>
        <w:adjustRightInd w:val="0"/>
        <w:ind w:left="480" w:hanging="480"/>
        <w:rPr>
          <w:noProof/>
          <w:szCs w:val="24"/>
        </w:rPr>
      </w:pPr>
      <w:r w:rsidRPr="00A51495">
        <w:rPr>
          <w:noProof/>
          <w:szCs w:val="24"/>
        </w:rPr>
        <w:t xml:space="preserve">Gais, Steffen, Matthias Mölle, Kay Helms, and J. Born. 2002. “Learning-Dependent Increases in Sleep Spindle Density.” </w:t>
      </w:r>
      <w:r w:rsidRPr="00A51495">
        <w:rPr>
          <w:i/>
          <w:iCs/>
          <w:noProof/>
          <w:szCs w:val="24"/>
        </w:rPr>
        <w:t>The Journal of neuroscience : the official journal of the Society for Neuroscience</w:t>
      </w:r>
      <w:r w:rsidRPr="00A51495">
        <w:rPr>
          <w:noProof/>
          <w:szCs w:val="24"/>
        </w:rPr>
        <w:t xml:space="preserve"> 22(15):6830–34. Retrieved (http://www.ncbi.nlm.nih.gov/pubmed/12151563).</w:t>
      </w:r>
    </w:p>
    <w:p w14:paraId="30CD7C6D" w14:textId="77777777" w:rsidR="00A51495" w:rsidRPr="00A51495" w:rsidRDefault="00A51495" w:rsidP="00A51495">
      <w:pPr>
        <w:widowControl w:val="0"/>
        <w:autoSpaceDE w:val="0"/>
        <w:autoSpaceDN w:val="0"/>
        <w:adjustRightInd w:val="0"/>
        <w:ind w:left="480" w:hanging="480"/>
        <w:rPr>
          <w:noProof/>
          <w:szCs w:val="24"/>
        </w:rPr>
      </w:pPr>
      <w:r w:rsidRPr="00A51495">
        <w:rPr>
          <w:noProof/>
          <w:szCs w:val="24"/>
        </w:rPr>
        <w:t xml:space="preserve">Gardner, R. J., S. W. Hughes, and M. W. Jones. 2013. “Differential Spike Timing and Phase Dynamics of Reticular Thalamic and Prefrontal Cortical Neuronal Populations during Sleep Spindles.” </w:t>
      </w:r>
      <w:r w:rsidRPr="00A51495">
        <w:rPr>
          <w:i/>
          <w:iCs/>
          <w:noProof/>
          <w:szCs w:val="24"/>
        </w:rPr>
        <w:t>Journal of Neuroscience</w:t>
      </w:r>
      <w:r w:rsidRPr="00A51495">
        <w:rPr>
          <w:noProof/>
          <w:szCs w:val="24"/>
        </w:rPr>
        <w:t xml:space="preserve"> 33(47):18469–80. Retrieved (http://www.jneurosci.org/cgi/doi/10.1523/JNEUROSCI.2197-13.2013).</w:t>
      </w:r>
    </w:p>
    <w:p w14:paraId="562B33DE" w14:textId="77777777" w:rsidR="00A51495" w:rsidRPr="00A51495" w:rsidRDefault="00A51495" w:rsidP="00A51495">
      <w:pPr>
        <w:widowControl w:val="0"/>
        <w:autoSpaceDE w:val="0"/>
        <w:autoSpaceDN w:val="0"/>
        <w:adjustRightInd w:val="0"/>
        <w:ind w:left="480" w:hanging="480"/>
        <w:rPr>
          <w:noProof/>
          <w:szCs w:val="24"/>
        </w:rPr>
      </w:pPr>
      <w:r w:rsidRPr="00A51495">
        <w:rPr>
          <w:noProof/>
          <w:szCs w:val="24"/>
        </w:rPr>
        <w:t xml:space="preserve">Genzel, Lisa, Marijn C. W. Kroes, Martin Dresler, and Francesco P. Battaglia. 2014. “Light Sleep versus Slow Wave Sleep in Memory Consolidation: A Question of Global versus Local Processes?” </w:t>
      </w:r>
      <w:r w:rsidRPr="00A51495">
        <w:rPr>
          <w:i/>
          <w:iCs/>
          <w:noProof/>
          <w:szCs w:val="24"/>
        </w:rPr>
        <w:t>Trends in Neurosciences</w:t>
      </w:r>
      <w:r w:rsidRPr="00A51495">
        <w:rPr>
          <w:noProof/>
          <w:szCs w:val="24"/>
        </w:rPr>
        <w:t xml:space="preserve"> 37(1):10–19. Retrieved November 8, 2018 (https://www.sciencedirect.com/science/article/pii/S0166223613001951?via%3Dihub).</w:t>
      </w:r>
    </w:p>
    <w:p w14:paraId="5271B66C" w14:textId="77777777" w:rsidR="00A51495" w:rsidRPr="00A51495" w:rsidRDefault="00A51495" w:rsidP="00A51495">
      <w:pPr>
        <w:widowControl w:val="0"/>
        <w:autoSpaceDE w:val="0"/>
        <w:autoSpaceDN w:val="0"/>
        <w:adjustRightInd w:val="0"/>
        <w:ind w:left="480" w:hanging="480"/>
        <w:rPr>
          <w:noProof/>
          <w:szCs w:val="24"/>
        </w:rPr>
      </w:pPr>
      <w:r w:rsidRPr="00A51495">
        <w:rPr>
          <w:noProof/>
          <w:szCs w:val="24"/>
        </w:rPr>
        <w:t xml:space="preserve">Genzel, Lisa and Edwin M. Robertson. 2015. “To Replay, Perchance to Consolidate.” </w:t>
      </w:r>
      <w:r w:rsidRPr="00A51495">
        <w:rPr>
          <w:i/>
          <w:iCs/>
          <w:noProof/>
          <w:szCs w:val="24"/>
        </w:rPr>
        <w:t>PLoS Biology</w:t>
      </w:r>
      <w:r w:rsidRPr="00A51495">
        <w:rPr>
          <w:noProof/>
          <w:szCs w:val="24"/>
        </w:rPr>
        <w:t xml:space="preserve"> 13(10):1–9.</w:t>
      </w:r>
    </w:p>
    <w:p w14:paraId="6F7020DA" w14:textId="77777777" w:rsidR="00A51495" w:rsidRPr="00A51495" w:rsidRDefault="00A51495" w:rsidP="00A51495">
      <w:pPr>
        <w:widowControl w:val="0"/>
        <w:autoSpaceDE w:val="0"/>
        <w:autoSpaceDN w:val="0"/>
        <w:adjustRightInd w:val="0"/>
        <w:ind w:left="480" w:hanging="480"/>
        <w:rPr>
          <w:noProof/>
          <w:szCs w:val="24"/>
        </w:rPr>
      </w:pPr>
      <w:r w:rsidRPr="00A51495">
        <w:rPr>
          <w:noProof/>
          <w:szCs w:val="24"/>
        </w:rPr>
        <w:t xml:space="preserve">González-Rueda, Ana, Victor Pedrosa, Rachael C. Feord, Claudia Clopath, and Ole Paulsen. 2018. “Activity-Dependent Downscaling of Subthreshold Synaptic Inputs during Slow-Wave-Sleep-like Activity In Vivo.” </w:t>
      </w:r>
      <w:r w:rsidRPr="00A51495">
        <w:rPr>
          <w:i/>
          <w:iCs/>
          <w:noProof/>
          <w:szCs w:val="24"/>
        </w:rPr>
        <w:t>Neuron</w:t>
      </w:r>
      <w:r w:rsidRPr="00A51495">
        <w:rPr>
          <w:noProof/>
          <w:szCs w:val="24"/>
        </w:rPr>
        <w:t xml:space="preserve"> 97(6):1244–1252.e5.</w:t>
      </w:r>
    </w:p>
    <w:p w14:paraId="3BA9404F" w14:textId="77777777" w:rsidR="00A51495" w:rsidRPr="00A51495" w:rsidRDefault="00A51495" w:rsidP="00A51495">
      <w:pPr>
        <w:widowControl w:val="0"/>
        <w:autoSpaceDE w:val="0"/>
        <w:autoSpaceDN w:val="0"/>
        <w:adjustRightInd w:val="0"/>
        <w:ind w:left="480" w:hanging="480"/>
        <w:rPr>
          <w:noProof/>
          <w:szCs w:val="24"/>
        </w:rPr>
      </w:pPr>
      <w:r w:rsidRPr="00A51495">
        <w:rPr>
          <w:noProof/>
          <w:szCs w:val="24"/>
        </w:rPr>
        <w:t xml:space="preserve">Gulati, Tanuj, Ling Guo, Dhakshin S. Ramanathan, Anitha Bodepudi, and Karunesh Ganguly. 2017. “Neural Reactivations during Sleep Determine Network Credit Assignment.” </w:t>
      </w:r>
      <w:r w:rsidRPr="00A51495">
        <w:rPr>
          <w:i/>
          <w:iCs/>
          <w:noProof/>
          <w:szCs w:val="24"/>
        </w:rPr>
        <w:t>Nature Neuroscience</w:t>
      </w:r>
      <w:r w:rsidRPr="00A51495">
        <w:rPr>
          <w:noProof/>
          <w:szCs w:val="24"/>
        </w:rPr>
        <w:t xml:space="preserve"> 20(9):1277–84.</w:t>
      </w:r>
    </w:p>
    <w:p w14:paraId="6714ECF1" w14:textId="77777777" w:rsidR="00A51495" w:rsidRPr="00A51495" w:rsidRDefault="00A51495" w:rsidP="00A51495">
      <w:pPr>
        <w:widowControl w:val="0"/>
        <w:autoSpaceDE w:val="0"/>
        <w:autoSpaceDN w:val="0"/>
        <w:adjustRightInd w:val="0"/>
        <w:ind w:left="480" w:hanging="480"/>
        <w:rPr>
          <w:noProof/>
          <w:szCs w:val="24"/>
        </w:rPr>
      </w:pPr>
      <w:r w:rsidRPr="00A51495">
        <w:rPr>
          <w:noProof/>
          <w:szCs w:val="24"/>
        </w:rPr>
        <w:t xml:space="preserve">Gulati, Tanuj, Dhakshin S. Ramanathan, Chelsea C. Wong, and Karunesh Ganguly. 2014. “Reactivation of Emergent Task-Related Ensembles during Slow-Wave Sleep after Neuroprosthetic Learning.” </w:t>
      </w:r>
      <w:r w:rsidRPr="00A51495">
        <w:rPr>
          <w:i/>
          <w:iCs/>
          <w:noProof/>
          <w:szCs w:val="24"/>
        </w:rPr>
        <w:t>Nature neuroscience</w:t>
      </w:r>
      <w:r w:rsidRPr="00A51495">
        <w:rPr>
          <w:noProof/>
          <w:szCs w:val="24"/>
        </w:rPr>
        <w:t xml:space="preserve"> 17(8):1107–13. Retrieved (http://www.ncbi.nlm.nih.gov/pubmed/24997761).</w:t>
      </w:r>
    </w:p>
    <w:p w14:paraId="28D2B604" w14:textId="77777777" w:rsidR="00A51495" w:rsidRPr="00A51495" w:rsidRDefault="00A51495" w:rsidP="00A51495">
      <w:pPr>
        <w:widowControl w:val="0"/>
        <w:autoSpaceDE w:val="0"/>
        <w:autoSpaceDN w:val="0"/>
        <w:adjustRightInd w:val="0"/>
        <w:ind w:left="480" w:hanging="480"/>
        <w:rPr>
          <w:noProof/>
          <w:szCs w:val="24"/>
        </w:rPr>
      </w:pPr>
      <w:r w:rsidRPr="00A51495">
        <w:rPr>
          <w:noProof/>
          <w:szCs w:val="24"/>
        </w:rPr>
        <w:t xml:space="preserve">Hebb, DO. 1949. </w:t>
      </w:r>
      <w:r w:rsidRPr="00A51495">
        <w:rPr>
          <w:i/>
          <w:iCs/>
          <w:noProof/>
          <w:szCs w:val="24"/>
        </w:rPr>
        <w:t>The Organization of Behavior</w:t>
      </w:r>
      <w:r w:rsidRPr="00A51495">
        <w:rPr>
          <w:noProof/>
          <w:szCs w:val="24"/>
        </w:rPr>
        <w:t>. New York: Wiley.</w:t>
      </w:r>
    </w:p>
    <w:p w14:paraId="369D7079" w14:textId="77777777" w:rsidR="00A51495" w:rsidRPr="00A51495" w:rsidRDefault="00A51495" w:rsidP="00A51495">
      <w:pPr>
        <w:widowControl w:val="0"/>
        <w:autoSpaceDE w:val="0"/>
        <w:autoSpaceDN w:val="0"/>
        <w:adjustRightInd w:val="0"/>
        <w:ind w:left="480" w:hanging="480"/>
        <w:rPr>
          <w:noProof/>
          <w:szCs w:val="24"/>
        </w:rPr>
      </w:pPr>
      <w:r w:rsidRPr="00A51495">
        <w:rPr>
          <w:noProof/>
          <w:szCs w:val="24"/>
        </w:rPr>
        <w:t xml:space="preserve">Johnson, L. A. et al. 2012. “Sleep Spindles Are Locally Modulated by Training on a Brain-Computer Interface.” </w:t>
      </w:r>
      <w:r w:rsidRPr="00A51495">
        <w:rPr>
          <w:i/>
          <w:iCs/>
          <w:noProof/>
          <w:szCs w:val="24"/>
        </w:rPr>
        <w:t>Proceedings of the National Academy of Sciences</w:t>
      </w:r>
      <w:r w:rsidRPr="00A51495">
        <w:rPr>
          <w:noProof/>
          <w:szCs w:val="24"/>
        </w:rPr>
        <w:t xml:space="preserve"> 109(45):18583–88. Retrieved (http://www.pnas.org/cgi/doi/10.1073/pnas.1207532109).</w:t>
      </w:r>
    </w:p>
    <w:p w14:paraId="50F0B490" w14:textId="77777777" w:rsidR="00A51495" w:rsidRPr="00A51495" w:rsidRDefault="00A51495" w:rsidP="00A51495">
      <w:pPr>
        <w:widowControl w:val="0"/>
        <w:autoSpaceDE w:val="0"/>
        <w:autoSpaceDN w:val="0"/>
        <w:adjustRightInd w:val="0"/>
        <w:ind w:left="480" w:hanging="480"/>
        <w:rPr>
          <w:noProof/>
          <w:szCs w:val="24"/>
        </w:rPr>
      </w:pPr>
      <w:r w:rsidRPr="00A51495">
        <w:rPr>
          <w:noProof/>
          <w:szCs w:val="24"/>
        </w:rPr>
        <w:t xml:space="preserve">Latchoumane, Charles-Francois V., Hong-Viet V. Ngo, Jan Born, and Hee-Sup Shin. 2017. “Thalamic Spindles Promote Memory Formation during Sleep through Triple Phase-Locking of Cortical, Thalamic, and Hippocampal Rhythms.” </w:t>
      </w:r>
      <w:r w:rsidRPr="00A51495">
        <w:rPr>
          <w:i/>
          <w:iCs/>
          <w:noProof/>
          <w:szCs w:val="24"/>
        </w:rPr>
        <w:t>Neuron</w:t>
      </w:r>
      <w:r w:rsidRPr="00A51495">
        <w:rPr>
          <w:noProof/>
          <w:szCs w:val="24"/>
        </w:rPr>
        <w:t xml:space="preserve"> 1–12. Retrieved (http://linkinghub.elsevier.com/retrieve/pii/S0896627317305494).</w:t>
      </w:r>
    </w:p>
    <w:p w14:paraId="3D4BD3A7" w14:textId="77777777" w:rsidR="00A51495" w:rsidRPr="00A51495" w:rsidRDefault="00A51495" w:rsidP="00A51495">
      <w:pPr>
        <w:widowControl w:val="0"/>
        <w:autoSpaceDE w:val="0"/>
        <w:autoSpaceDN w:val="0"/>
        <w:adjustRightInd w:val="0"/>
        <w:ind w:left="480" w:hanging="480"/>
        <w:rPr>
          <w:noProof/>
          <w:szCs w:val="24"/>
        </w:rPr>
      </w:pPr>
      <w:r w:rsidRPr="00A51495">
        <w:rPr>
          <w:noProof/>
          <w:szCs w:val="24"/>
        </w:rPr>
        <w:t xml:space="preserve">Lin, I. Chun, Michael Okun, Matteo Carandini, and Kenneth D. Harris. 2015. “The Nature of Shared Cortical Variability.” </w:t>
      </w:r>
      <w:r w:rsidRPr="00A51495">
        <w:rPr>
          <w:i/>
          <w:iCs/>
          <w:noProof/>
          <w:szCs w:val="24"/>
        </w:rPr>
        <w:t>Neuron</w:t>
      </w:r>
      <w:r w:rsidRPr="00A51495">
        <w:rPr>
          <w:noProof/>
          <w:szCs w:val="24"/>
        </w:rPr>
        <w:t xml:space="preserve"> 87(3):645–57. Retrieved (http://dx.doi.org/10.1016/j.neuron.2015.06.035).</w:t>
      </w:r>
    </w:p>
    <w:p w14:paraId="21037141" w14:textId="77777777" w:rsidR="00A51495" w:rsidRPr="00A51495" w:rsidRDefault="00A51495" w:rsidP="00A51495">
      <w:pPr>
        <w:widowControl w:val="0"/>
        <w:autoSpaceDE w:val="0"/>
        <w:autoSpaceDN w:val="0"/>
        <w:adjustRightInd w:val="0"/>
        <w:ind w:left="480" w:hanging="480"/>
        <w:rPr>
          <w:noProof/>
          <w:szCs w:val="24"/>
        </w:rPr>
      </w:pPr>
      <w:r w:rsidRPr="00A51495">
        <w:rPr>
          <w:noProof/>
          <w:szCs w:val="24"/>
        </w:rPr>
        <w:t xml:space="preserve">Logothetis, N. K. et al. 2012. “Hippocampal-Cortical Interaction during Periods of Subcortical Silence.” </w:t>
      </w:r>
      <w:r w:rsidRPr="00A51495">
        <w:rPr>
          <w:i/>
          <w:iCs/>
          <w:noProof/>
          <w:szCs w:val="24"/>
        </w:rPr>
        <w:t>Nature</w:t>
      </w:r>
      <w:r w:rsidRPr="00A51495">
        <w:rPr>
          <w:noProof/>
          <w:szCs w:val="24"/>
        </w:rPr>
        <w:t xml:space="preserve"> 491(7425):547–53. Retrieved (http://dx.doi.org/10.1038/nature11618).</w:t>
      </w:r>
    </w:p>
    <w:p w14:paraId="1C1C9E50" w14:textId="77777777" w:rsidR="00A51495" w:rsidRPr="00A51495" w:rsidRDefault="00A51495" w:rsidP="00A51495">
      <w:pPr>
        <w:widowControl w:val="0"/>
        <w:autoSpaceDE w:val="0"/>
        <w:autoSpaceDN w:val="0"/>
        <w:adjustRightInd w:val="0"/>
        <w:ind w:left="480" w:hanging="480"/>
        <w:rPr>
          <w:noProof/>
          <w:szCs w:val="24"/>
        </w:rPr>
      </w:pPr>
      <w:r w:rsidRPr="00A51495">
        <w:rPr>
          <w:noProof/>
          <w:szCs w:val="24"/>
        </w:rPr>
        <w:t xml:space="preserve">Luczak, Artur, Peter Bartho, Stephan L. Marguet, G. Buzsaki, and Kenneth D. Harris. 2007. “Sequential Structure of Neocortical Spontaneous Activity in Vivo.” </w:t>
      </w:r>
      <w:r w:rsidRPr="00A51495">
        <w:rPr>
          <w:i/>
          <w:iCs/>
          <w:noProof/>
          <w:szCs w:val="24"/>
        </w:rPr>
        <w:t>Proceedings of the National Academy of Sciences</w:t>
      </w:r>
      <w:r w:rsidRPr="00A51495">
        <w:rPr>
          <w:noProof/>
          <w:szCs w:val="24"/>
        </w:rPr>
        <w:t xml:space="preserve"> 104(1):347–52. Retrieved (http://www.pnas.org/cgi/doi/10.1073/pnas.0605643104).</w:t>
      </w:r>
    </w:p>
    <w:p w14:paraId="10F2126C" w14:textId="77777777" w:rsidR="00A51495" w:rsidRPr="00A51495" w:rsidRDefault="00A51495" w:rsidP="00A51495">
      <w:pPr>
        <w:widowControl w:val="0"/>
        <w:autoSpaceDE w:val="0"/>
        <w:autoSpaceDN w:val="0"/>
        <w:adjustRightInd w:val="0"/>
        <w:ind w:left="480" w:hanging="480"/>
        <w:rPr>
          <w:noProof/>
          <w:szCs w:val="24"/>
        </w:rPr>
      </w:pPr>
      <w:r w:rsidRPr="00A51495">
        <w:rPr>
          <w:noProof/>
          <w:szCs w:val="24"/>
        </w:rPr>
        <w:t xml:space="preserve">Marshall, Lisa, Halla Helgadóttir, Matthias Mölle, and Jan Born. 2006. “Boosting Slow Oscillations during Sleep Potentiates Memory.” </w:t>
      </w:r>
      <w:r w:rsidRPr="00A51495">
        <w:rPr>
          <w:i/>
          <w:iCs/>
          <w:noProof/>
          <w:szCs w:val="24"/>
        </w:rPr>
        <w:t>Nature</w:t>
      </w:r>
      <w:r w:rsidRPr="00A51495">
        <w:rPr>
          <w:noProof/>
          <w:szCs w:val="24"/>
        </w:rPr>
        <w:t xml:space="preserve"> 444(7119):610–13.</w:t>
      </w:r>
    </w:p>
    <w:p w14:paraId="31B964EB" w14:textId="77777777" w:rsidR="00A51495" w:rsidRPr="00A51495" w:rsidRDefault="00A51495" w:rsidP="00A51495">
      <w:pPr>
        <w:widowControl w:val="0"/>
        <w:autoSpaceDE w:val="0"/>
        <w:autoSpaceDN w:val="0"/>
        <w:adjustRightInd w:val="0"/>
        <w:ind w:left="480" w:hanging="480"/>
        <w:rPr>
          <w:noProof/>
          <w:szCs w:val="24"/>
        </w:rPr>
      </w:pPr>
      <w:r w:rsidRPr="00A51495">
        <w:rPr>
          <w:noProof/>
          <w:szCs w:val="24"/>
        </w:rPr>
        <w:t xml:space="preserve">Merzenich, Michael M. et al. 1984. “Somatosensory Cortical Map Changes Following Digit Amputation in Adult Monkeys.” </w:t>
      </w:r>
      <w:r w:rsidRPr="00A51495">
        <w:rPr>
          <w:i/>
          <w:iCs/>
          <w:noProof/>
          <w:szCs w:val="24"/>
        </w:rPr>
        <w:t>Journal of Comparative Neurology</w:t>
      </w:r>
      <w:r w:rsidRPr="00A51495">
        <w:rPr>
          <w:noProof/>
          <w:szCs w:val="24"/>
        </w:rPr>
        <w:t xml:space="preserve"> 224(4):591–605.</w:t>
      </w:r>
    </w:p>
    <w:p w14:paraId="3061613D" w14:textId="77777777" w:rsidR="00A51495" w:rsidRPr="00A51495" w:rsidRDefault="00A51495" w:rsidP="00A51495">
      <w:pPr>
        <w:widowControl w:val="0"/>
        <w:autoSpaceDE w:val="0"/>
        <w:autoSpaceDN w:val="0"/>
        <w:adjustRightInd w:val="0"/>
        <w:ind w:left="480" w:hanging="480"/>
        <w:rPr>
          <w:noProof/>
          <w:szCs w:val="24"/>
        </w:rPr>
      </w:pPr>
      <w:r w:rsidRPr="00A51495">
        <w:rPr>
          <w:noProof/>
          <w:szCs w:val="24"/>
        </w:rPr>
        <w:t xml:space="preserve">Miyamoto, D. et al. 2016. “Top-down Cortical Input during NREM Sleep Consolidates Perceptual Memory.” </w:t>
      </w:r>
      <w:r w:rsidRPr="00A51495">
        <w:rPr>
          <w:i/>
          <w:iCs/>
          <w:noProof/>
          <w:szCs w:val="24"/>
        </w:rPr>
        <w:t>Science</w:t>
      </w:r>
      <w:r w:rsidRPr="00A51495">
        <w:rPr>
          <w:noProof/>
          <w:szCs w:val="24"/>
        </w:rPr>
        <w:t xml:space="preserve"> 352(6291):1315–18. Retrieved (http://science.sciencemag.org/content/early/2016/04/15/science.aaf0965.abstract).</w:t>
      </w:r>
    </w:p>
    <w:p w14:paraId="22DC4125" w14:textId="77777777" w:rsidR="00A51495" w:rsidRPr="00A51495" w:rsidRDefault="00A51495" w:rsidP="00A51495">
      <w:pPr>
        <w:widowControl w:val="0"/>
        <w:autoSpaceDE w:val="0"/>
        <w:autoSpaceDN w:val="0"/>
        <w:adjustRightInd w:val="0"/>
        <w:ind w:left="480" w:hanging="480"/>
        <w:rPr>
          <w:noProof/>
          <w:szCs w:val="24"/>
        </w:rPr>
      </w:pPr>
      <w:r w:rsidRPr="00A51495">
        <w:rPr>
          <w:noProof/>
          <w:szCs w:val="24"/>
        </w:rPr>
        <w:t xml:space="preserve">Molle, M., Lisa Marshall, Steffen Gais, and Jan Born. 2004. “Learning Increases Human Electroencephalographic Coherence during Subsequent Slow Sleep Oscillations.” </w:t>
      </w:r>
      <w:r w:rsidRPr="00A51495">
        <w:rPr>
          <w:i/>
          <w:iCs/>
          <w:noProof/>
          <w:szCs w:val="24"/>
        </w:rPr>
        <w:t>Proceedings of the National Academy of Sciences</w:t>
      </w:r>
      <w:r w:rsidRPr="00A51495">
        <w:rPr>
          <w:noProof/>
          <w:szCs w:val="24"/>
        </w:rPr>
        <w:t xml:space="preserve"> 101(38):13963–68. Retrieved (http://www.pnas.org/cgi/doi/10.1073/pnas.0402820101).</w:t>
      </w:r>
    </w:p>
    <w:p w14:paraId="76BBF610" w14:textId="77777777" w:rsidR="00A51495" w:rsidRPr="00A51495" w:rsidRDefault="00A51495" w:rsidP="00A51495">
      <w:pPr>
        <w:widowControl w:val="0"/>
        <w:autoSpaceDE w:val="0"/>
        <w:autoSpaceDN w:val="0"/>
        <w:adjustRightInd w:val="0"/>
        <w:ind w:left="480" w:hanging="480"/>
        <w:rPr>
          <w:noProof/>
          <w:szCs w:val="24"/>
        </w:rPr>
      </w:pPr>
      <w:r w:rsidRPr="00A51495">
        <w:rPr>
          <w:noProof/>
          <w:szCs w:val="24"/>
        </w:rPr>
        <w:t xml:space="preserve">Mölle, Matthias, Oxana Eschenko, Steffen Gais, Susan J. Sara, and Jan Born. 2009. “The Influence of Learning on Sleep Slow Oscillations and Associated Spindles and Ripples in Humans and Rats.” </w:t>
      </w:r>
      <w:r w:rsidRPr="00A51495">
        <w:rPr>
          <w:i/>
          <w:iCs/>
          <w:noProof/>
          <w:szCs w:val="24"/>
        </w:rPr>
        <w:t>European Journal of Neuroscience</w:t>
      </w:r>
      <w:r w:rsidRPr="00A51495">
        <w:rPr>
          <w:noProof/>
          <w:szCs w:val="24"/>
        </w:rPr>
        <w:t xml:space="preserve"> 29(5):1071–81.</w:t>
      </w:r>
    </w:p>
    <w:p w14:paraId="23DBCAE9" w14:textId="77777777" w:rsidR="00A51495" w:rsidRPr="00A51495" w:rsidRDefault="00A51495" w:rsidP="00A51495">
      <w:pPr>
        <w:widowControl w:val="0"/>
        <w:autoSpaceDE w:val="0"/>
        <w:autoSpaceDN w:val="0"/>
        <w:adjustRightInd w:val="0"/>
        <w:ind w:left="480" w:hanging="480"/>
        <w:rPr>
          <w:noProof/>
          <w:szCs w:val="24"/>
        </w:rPr>
      </w:pPr>
      <w:r w:rsidRPr="00A51495">
        <w:rPr>
          <w:noProof/>
          <w:szCs w:val="24"/>
        </w:rPr>
        <w:t xml:space="preserve">Mölle, Matthias, Lisa Marshall, Steffen Gais, and Jan Born. 2002. “Grouping of Spindle Activity during Slow Oscillations in Human Non-Rapid Eye Movement Sleep.” </w:t>
      </w:r>
      <w:r w:rsidRPr="00A51495">
        <w:rPr>
          <w:i/>
          <w:iCs/>
          <w:noProof/>
          <w:szCs w:val="24"/>
        </w:rPr>
        <w:t>The Journal of Neuroscience</w:t>
      </w:r>
      <w:r w:rsidRPr="00A51495">
        <w:rPr>
          <w:noProof/>
          <w:szCs w:val="24"/>
        </w:rPr>
        <w:t xml:space="preserve"> 22(24):10941–47. Retrieved (http://www.jneurosci.org/content/22/24/10941.full%5Cnpapers3://publication/uuid/EA370D49-B190-4006-8345-7C3AADA0A9DB).</w:t>
      </w:r>
    </w:p>
    <w:p w14:paraId="4204134D" w14:textId="77777777" w:rsidR="00A51495" w:rsidRPr="00A51495" w:rsidRDefault="00A51495" w:rsidP="00A51495">
      <w:pPr>
        <w:widowControl w:val="0"/>
        <w:autoSpaceDE w:val="0"/>
        <w:autoSpaceDN w:val="0"/>
        <w:adjustRightInd w:val="0"/>
        <w:ind w:left="480" w:hanging="480"/>
        <w:rPr>
          <w:noProof/>
          <w:szCs w:val="24"/>
        </w:rPr>
      </w:pPr>
      <w:r w:rsidRPr="00A51495">
        <w:rPr>
          <w:noProof/>
          <w:szCs w:val="24"/>
        </w:rPr>
        <w:t xml:space="preserve">Niethard, Niels, Hong-Viet V. Ngo, Ingrid Ehrlich, and Jan Born. 2018. “Cortical Circuit Activity Underlying Sleep Slow Oscillations and Spindles.” </w:t>
      </w:r>
      <w:r w:rsidRPr="00A51495">
        <w:rPr>
          <w:i/>
          <w:iCs/>
          <w:noProof/>
          <w:szCs w:val="24"/>
        </w:rPr>
        <w:t>Proceedings of the National Academy of Sciences</w:t>
      </w:r>
      <w:r w:rsidRPr="00A51495">
        <w:rPr>
          <w:noProof/>
          <w:szCs w:val="24"/>
        </w:rPr>
        <w:t xml:space="preserve"> 201805517. Retrieved (http://www.pnas.org/lookup/doi/10.1073/pnas.1805517115).</w:t>
      </w:r>
    </w:p>
    <w:p w14:paraId="316555D4" w14:textId="77777777" w:rsidR="00A51495" w:rsidRPr="00A51495" w:rsidRDefault="00A51495" w:rsidP="00A51495">
      <w:pPr>
        <w:widowControl w:val="0"/>
        <w:autoSpaceDE w:val="0"/>
        <w:autoSpaceDN w:val="0"/>
        <w:adjustRightInd w:val="0"/>
        <w:ind w:left="480" w:hanging="480"/>
        <w:rPr>
          <w:noProof/>
          <w:szCs w:val="24"/>
        </w:rPr>
      </w:pPr>
      <w:r w:rsidRPr="00A51495">
        <w:rPr>
          <w:noProof/>
          <w:szCs w:val="24"/>
        </w:rPr>
        <w:t xml:space="preserve">Niknazar, Mohammad, Giri P. Krishnan, Maxim Bazhenov, and Sara C. Mednick. 2015. “Coupling of Thalamocortical Sleep Oscillations Are Important for Memory Consolidation in Humans.” </w:t>
      </w:r>
      <w:r w:rsidRPr="00A51495">
        <w:rPr>
          <w:i/>
          <w:iCs/>
          <w:noProof/>
          <w:szCs w:val="24"/>
        </w:rPr>
        <w:t>PLoS ONE</w:t>
      </w:r>
      <w:r w:rsidRPr="00A51495">
        <w:rPr>
          <w:noProof/>
          <w:szCs w:val="24"/>
        </w:rPr>
        <w:t xml:space="preserve"> 10(12):1–14.</w:t>
      </w:r>
    </w:p>
    <w:p w14:paraId="179A6C3A" w14:textId="77777777" w:rsidR="00A51495" w:rsidRPr="00A51495" w:rsidRDefault="00A51495" w:rsidP="00A51495">
      <w:pPr>
        <w:widowControl w:val="0"/>
        <w:autoSpaceDE w:val="0"/>
        <w:autoSpaceDN w:val="0"/>
        <w:adjustRightInd w:val="0"/>
        <w:ind w:left="480" w:hanging="480"/>
        <w:rPr>
          <w:noProof/>
          <w:szCs w:val="24"/>
        </w:rPr>
      </w:pPr>
      <w:r w:rsidRPr="00A51495">
        <w:rPr>
          <w:noProof/>
          <w:szCs w:val="24"/>
        </w:rPr>
        <w:t xml:space="preserve">Nishida, Masaki and Matthew P. Walker. 2007. “Daytime Naps, Motor Memory Consolidation and Regionally Specific Sleep Spindles.” </w:t>
      </w:r>
      <w:r w:rsidRPr="00A51495">
        <w:rPr>
          <w:i/>
          <w:iCs/>
          <w:noProof/>
          <w:szCs w:val="24"/>
        </w:rPr>
        <w:t>PLoS ONE</w:t>
      </w:r>
      <w:r w:rsidRPr="00A51495">
        <w:rPr>
          <w:noProof/>
          <w:szCs w:val="24"/>
        </w:rPr>
        <w:t xml:space="preserve"> 2(4).</w:t>
      </w:r>
    </w:p>
    <w:p w14:paraId="1A36A81E" w14:textId="77777777" w:rsidR="00A51495" w:rsidRPr="00A51495" w:rsidRDefault="00A51495" w:rsidP="00A51495">
      <w:pPr>
        <w:widowControl w:val="0"/>
        <w:autoSpaceDE w:val="0"/>
        <w:autoSpaceDN w:val="0"/>
        <w:adjustRightInd w:val="0"/>
        <w:ind w:left="480" w:hanging="480"/>
        <w:rPr>
          <w:noProof/>
          <w:szCs w:val="24"/>
        </w:rPr>
      </w:pPr>
      <w:r w:rsidRPr="00A51495">
        <w:rPr>
          <w:noProof/>
          <w:szCs w:val="24"/>
        </w:rPr>
        <w:t xml:space="preserve">Palm, G., A. M. Aertsen, and G. L. Gerstein. 1988. “On the Significance of Correlations among Neuronal Spike Trains.” </w:t>
      </w:r>
      <w:r w:rsidRPr="00A51495">
        <w:rPr>
          <w:i/>
          <w:iCs/>
          <w:noProof/>
          <w:szCs w:val="24"/>
        </w:rPr>
        <w:t>Biological cybernetics</w:t>
      </w:r>
      <w:r w:rsidRPr="00A51495">
        <w:rPr>
          <w:noProof/>
          <w:szCs w:val="24"/>
        </w:rPr>
        <w:t xml:space="preserve"> 59(1):1–11. Retrieved October 20, 2018 (http://www.ncbi.nlm.nih.gov/pubmed/3401513).</w:t>
      </w:r>
    </w:p>
    <w:p w14:paraId="3DDC3F78" w14:textId="77777777" w:rsidR="00A51495" w:rsidRPr="00A51495" w:rsidRDefault="00A51495" w:rsidP="00A51495">
      <w:pPr>
        <w:widowControl w:val="0"/>
        <w:autoSpaceDE w:val="0"/>
        <w:autoSpaceDN w:val="0"/>
        <w:adjustRightInd w:val="0"/>
        <w:ind w:left="480" w:hanging="480"/>
        <w:rPr>
          <w:noProof/>
          <w:szCs w:val="24"/>
        </w:rPr>
      </w:pPr>
      <w:r w:rsidRPr="00A51495">
        <w:rPr>
          <w:noProof/>
          <w:szCs w:val="24"/>
        </w:rPr>
        <w:t xml:space="preserve">Peyrache, A., F. P. Battaglia, and A. Destexhe. 2011. “Inhibition Recruitment in Prefrontal Cortex during Sleep Spindles and Gating of Hippocampal Inputs.” </w:t>
      </w:r>
      <w:r w:rsidRPr="00A51495">
        <w:rPr>
          <w:i/>
          <w:iCs/>
          <w:noProof/>
          <w:szCs w:val="24"/>
        </w:rPr>
        <w:t>Proceedings of the National Academy of Sciences</w:t>
      </w:r>
      <w:r w:rsidRPr="00A51495">
        <w:rPr>
          <w:noProof/>
          <w:szCs w:val="24"/>
        </w:rPr>
        <w:t xml:space="preserve"> 108(41):17207–12. Retrieved (http://www.pnas.org/cgi/doi/10.1073/pnas.1103612108).</w:t>
      </w:r>
    </w:p>
    <w:p w14:paraId="457BBDC1" w14:textId="77777777" w:rsidR="00A51495" w:rsidRPr="00A51495" w:rsidRDefault="00A51495" w:rsidP="00A51495">
      <w:pPr>
        <w:widowControl w:val="0"/>
        <w:autoSpaceDE w:val="0"/>
        <w:autoSpaceDN w:val="0"/>
        <w:adjustRightInd w:val="0"/>
        <w:ind w:left="480" w:hanging="480"/>
        <w:rPr>
          <w:noProof/>
          <w:szCs w:val="24"/>
        </w:rPr>
      </w:pPr>
      <w:r w:rsidRPr="00A51495">
        <w:rPr>
          <w:noProof/>
          <w:szCs w:val="24"/>
        </w:rPr>
        <w:t xml:space="preserve">Ramanathan, Dhakshin S., Tanuj Gulati, and Karunesh Ganguly. 2015. “Sleep-Dependent Reactivation of Ensembles in Motor Cortex Promotes Skill Consolidation.” </w:t>
      </w:r>
      <w:r w:rsidRPr="00A51495">
        <w:rPr>
          <w:i/>
          <w:iCs/>
          <w:noProof/>
          <w:szCs w:val="24"/>
        </w:rPr>
        <w:t>PLoS Biology</w:t>
      </w:r>
      <w:r w:rsidRPr="00A51495">
        <w:rPr>
          <w:noProof/>
          <w:szCs w:val="24"/>
        </w:rPr>
        <w:t xml:space="preserve"> 13(9):1–25.</w:t>
      </w:r>
    </w:p>
    <w:p w14:paraId="372B62D1" w14:textId="77777777" w:rsidR="00A51495" w:rsidRPr="00A51495" w:rsidRDefault="00A51495" w:rsidP="00A51495">
      <w:pPr>
        <w:widowControl w:val="0"/>
        <w:autoSpaceDE w:val="0"/>
        <w:autoSpaceDN w:val="0"/>
        <w:adjustRightInd w:val="0"/>
        <w:ind w:left="480" w:hanging="480"/>
        <w:rPr>
          <w:noProof/>
          <w:szCs w:val="24"/>
        </w:rPr>
      </w:pPr>
      <w:r w:rsidRPr="00A51495">
        <w:rPr>
          <w:noProof/>
          <w:szCs w:val="24"/>
        </w:rPr>
        <w:t xml:space="preserve">Rasch, Bjorn and Jan Born. 2013. “About Sleep’s Role in Memory.” </w:t>
      </w:r>
      <w:r w:rsidRPr="00A51495">
        <w:rPr>
          <w:i/>
          <w:iCs/>
          <w:noProof/>
          <w:szCs w:val="24"/>
        </w:rPr>
        <w:t>Physiol Rev</w:t>
      </w:r>
      <w:r w:rsidRPr="00A51495">
        <w:rPr>
          <w:noProof/>
          <w:szCs w:val="24"/>
        </w:rPr>
        <w:t xml:space="preserve"> 93(2):681–766.</w:t>
      </w:r>
    </w:p>
    <w:p w14:paraId="167AAD44" w14:textId="77777777" w:rsidR="00A51495" w:rsidRPr="00A51495" w:rsidRDefault="00A51495" w:rsidP="00A51495">
      <w:pPr>
        <w:widowControl w:val="0"/>
        <w:autoSpaceDE w:val="0"/>
        <w:autoSpaceDN w:val="0"/>
        <w:adjustRightInd w:val="0"/>
        <w:ind w:left="480" w:hanging="480"/>
        <w:rPr>
          <w:noProof/>
          <w:szCs w:val="24"/>
        </w:rPr>
      </w:pPr>
      <w:r w:rsidRPr="00A51495">
        <w:rPr>
          <w:noProof/>
          <w:szCs w:val="24"/>
        </w:rPr>
        <w:t xml:space="preserve">Recanzone, G. H., M. M. Merzenich, and H. R. Dinse. 1992. “Expansion of the Cortical Representation of a Specific Skin Field in Primary Somatosensory Cortex by Intracortical Microstimulation.” </w:t>
      </w:r>
      <w:r w:rsidRPr="00A51495">
        <w:rPr>
          <w:i/>
          <w:iCs/>
          <w:noProof/>
          <w:szCs w:val="24"/>
        </w:rPr>
        <w:t>Cerebral cortex (New York, N.Y. : 1991)</w:t>
      </w:r>
      <w:r w:rsidRPr="00A51495">
        <w:rPr>
          <w:noProof/>
          <w:szCs w:val="24"/>
        </w:rPr>
        <w:t xml:space="preserve"> 2(3):181–96. Retrieved (http://www.ncbi.nlm.nih.gov/pubmed/1511220).</w:t>
      </w:r>
    </w:p>
    <w:p w14:paraId="7B55CC29" w14:textId="77777777" w:rsidR="00A51495" w:rsidRPr="00A51495" w:rsidRDefault="00A51495" w:rsidP="00A51495">
      <w:pPr>
        <w:widowControl w:val="0"/>
        <w:autoSpaceDE w:val="0"/>
        <w:autoSpaceDN w:val="0"/>
        <w:adjustRightInd w:val="0"/>
        <w:ind w:left="480" w:hanging="480"/>
        <w:rPr>
          <w:noProof/>
          <w:szCs w:val="24"/>
        </w:rPr>
      </w:pPr>
      <w:r w:rsidRPr="00A51495">
        <w:rPr>
          <w:noProof/>
          <w:szCs w:val="24"/>
        </w:rPr>
        <w:t xml:space="preserve">Rousselet, Guillaume A., Cyril R. Pernet, and Rand R. Wilcox. 2017. “Beyond Differences in Means: Robust Graphical Methods to Compare Two Groups in Neuroscience.” </w:t>
      </w:r>
      <w:r w:rsidRPr="00A51495">
        <w:rPr>
          <w:i/>
          <w:iCs/>
          <w:noProof/>
          <w:szCs w:val="24"/>
        </w:rPr>
        <w:t>European Journal of Neuroscience</w:t>
      </w:r>
      <w:r w:rsidRPr="00A51495">
        <w:rPr>
          <w:noProof/>
          <w:szCs w:val="24"/>
        </w:rPr>
        <w:t xml:space="preserve"> 46(2):1738–48.</w:t>
      </w:r>
    </w:p>
    <w:p w14:paraId="25864585" w14:textId="77777777" w:rsidR="00A51495" w:rsidRPr="00A51495" w:rsidRDefault="00A51495" w:rsidP="00A51495">
      <w:pPr>
        <w:widowControl w:val="0"/>
        <w:autoSpaceDE w:val="0"/>
        <w:autoSpaceDN w:val="0"/>
        <w:adjustRightInd w:val="0"/>
        <w:ind w:left="480" w:hanging="480"/>
        <w:rPr>
          <w:noProof/>
          <w:szCs w:val="24"/>
        </w:rPr>
      </w:pPr>
      <w:r w:rsidRPr="00A51495">
        <w:rPr>
          <w:noProof/>
          <w:szCs w:val="24"/>
        </w:rPr>
        <w:t xml:space="preserve">Schulz, David P. A., Maneesh Sahani, and Matteo Carandini. 2015. “Five Key Factors Determining Pairwise Correlations in Visual Cortex.” </w:t>
      </w:r>
      <w:r w:rsidRPr="00A51495">
        <w:rPr>
          <w:i/>
          <w:iCs/>
          <w:noProof/>
          <w:szCs w:val="24"/>
        </w:rPr>
        <w:t>Journal of Neurophysiology</w:t>
      </w:r>
      <w:r w:rsidRPr="00A51495">
        <w:rPr>
          <w:noProof/>
          <w:szCs w:val="24"/>
        </w:rPr>
        <w:t xml:space="preserve"> 114(2):1022–33. Retrieved (http://jn.physiology.org/lookup/doi/10.1152/jn.00094.2015).</w:t>
      </w:r>
    </w:p>
    <w:p w14:paraId="2B25C646" w14:textId="77777777" w:rsidR="00A51495" w:rsidRPr="00A51495" w:rsidRDefault="00A51495" w:rsidP="00A51495">
      <w:pPr>
        <w:widowControl w:val="0"/>
        <w:autoSpaceDE w:val="0"/>
        <w:autoSpaceDN w:val="0"/>
        <w:adjustRightInd w:val="0"/>
        <w:ind w:left="480" w:hanging="480"/>
        <w:rPr>
          <w:noProof/>
          <w:szCs w:val="24"/>
        </w:rPr>
      </w:pPr>
      <w:r w:rsidRPr="00A51495">
        <w:rPr>
          <w:noProof/>
          <w:szCs w:val="24"/>
        </w:rPr>
        <w:t xml:space="preserve">Sela, Yaniv, Vladyslav V. Vyazovskiy, Chiara Cirelli, Giulio Tononi, and Yuval Nir. 2016. “Responses in Rat Core Auditory Cortex Are Preserved during Sleep Spindle Oscillations.” </w:t>
      </w:r>
      <w:r w:rsidRPr="00A51495">
        <w:rPr>
          <w:i/>
          <w:iCs/>
          <w:noProof/>
          <w:szCs w:val="24"/>
        </w:rPr>
        <w:t>Sleep</w:t>
      </w:r>
      <w:r w:rsidRPr="00A51495">
        <w:rPr>
          <w:noProof/>
          <w:szCs w:val="24"/>
        </w:rPr>
        <w:t xml:space="preserve"> 39(5):1069–82. Retrieved (https://academic.oup.com/sleep/article-lookup/doi/10.5665/sleep.5758).</w:t>
      </w:r>
    </w:p>
    <w:p w14:paraId="633445CB" w14:textId="77777777" w:rsidR="00A51495" w:rsidRPr="00A51495" w:rsidRDefault="00A51495" w:rsidP="00A51495">
      <w:pPr>
        <w:widowControl w:val="0"/>
        <w:autoSpaceDE w:val="0"/>
        <w:autoSpaceDN w:val="0"/>
        <w:adjustRightInd w:val="0"/>
        <w:ind w:left="480" w:hanging="480"/>
        <w:rPr>
          <w:noProof/>
          <w:szCs w:val="24"/>
        </w:rPr>
      </w:pPr>
      <w:r w:rsidRPr="00A51495">
        <w:rPr>
          <w:noProof/>
          <w:szCs w:val="24"/>
        </w:rPr>
        <w:t xml:space="preserve">Shulz, D. E. and V. Jacob. 2010. “Spike-Timing-Dependent Plasticity in the Intact Brain: Counteracting Spurious Spike Coincidences.” </w:t>
      </w:r>
      <w:r w:rsidRPr="00A51495">
        <w:rPr>
          <w:i/>
          <w:iCs/>
          <w:noProof/>
          <w:szCs w:val="24"/>
        </w:rPr>
        <w:t>Front Synaptic Neurosci</w:t>
      </w:r>
      <w:r w:rsidRPr="00A51495">
        <w:rPr>
          <w:noProof/>
          <w:szCs w:val="24"/>
        </w:rPr>
        <w:t xml:space="preserve"> 2:137. Retrieved (http://www.ncbi.nlm.nih.gov/pubmed/21423523).</w:t>
      </w:r>
    </w:p>
    <w:p w14:paraId="676658D5" w14:textId="77777777" w:rsidR="00A51495" w:rsidRPr="00A51495" w:rsidRDefault="00A51495" w:rsidP="00A51495">
      <w:pPr>
        <w:widowControl w:val="0"/>
        <w:autoSpaceDE w:val="0"/>
        <w:autoSpaceDN w:val="0"/>
        <w:adjustRightInd w:val="0"/>
        <w:ind w:left="480" w:hanging="480"/>
        <w:rPr>
          <w:noProof/>
          <w:szCs w:val="24"/>
        </w:rPr>
      </w:pPr>
      <w:r w:rsidRPr="00A51495">
        <w:rPr>
          <w:noProof/>
          <w:szCs w:val="24"/>
        </w:rPr>
        <w:t xml:space="preserve">Steriade, M. 2000. “Corticothalamic Resonance, States of Vigilance and Mentation.” </w:t>
      </w:r>
      <w:r w:rsidRPr="00A51495">
        <w:rPr>
          <w:i/>
          <w:iCs/>
          <w:noProof/>
          <w:szCs w:val="24"/>
        </w:rPr>
        <w:t>Neuroscience</w:t>
      </w:r>
      <w:r w:rsidRPr="00A51495">
        <w:rPr>
          <w:noProof/>
          <w:szCs w:val="24"/>
        </w:rPr>
        <w:t xml:space="preserve"> 101(2):243–76.</w:t>
      </w:r>
    </w:p>
    <w:p w14:paraId="5C6AC648" w14:textId="77777777" w:rsidR="00A51495" w:rsidRPr="00A51495" w:rsidRDefault="00A51495" w:rsidP="00A51495">
      <w:pPr>
        <w:widowControl w:val="0"/>
        <w:autoSpaceDE w:val="0"/>
        <w:autoSpaceDN w:val="0"/>
        <w:adjustRightInd w:val="0"/>
        <w:ind w:left="480" w:hanging="480"/>
        <w:rPr>
          <w:noProof/>
          <w:szCs w:val="24"/>
        </w:rPr>
      </w:pPr>
      <w:r w:rsidRPr="00A51495">
        <w:rPr>
          <w:noProof/>
          <w:szCs w:val="24"/>
        </w:rPr>
        <w:t xml:space="preserve">Steriade, M., D. Contreras, R. Curró Dossi, and A. Nuñez. 1993. “The Slow (&lt; 1 Hz) Oscillation in Reticular Thalamic and Thalamocortical Neurons: Scenario of Sleep Rhythm Generation in Interacting Thalamic and Neocortical Networks.” </w:t>
      </w:r>
      <w:r w:rsidRPr="00A51495">
        <w:rPr>
          <w:i/>
          <w:iCs/>
          <w:noProof/>
          <w:szCs w:val="24"/>
        </w:rPr>
        <w:t>The Journal of neuroscience : the official journal of the Society for Neuroscience</w:t>
      </w:r>
      <w:r w:rsidRPr="00A51495">
        <w:rPr>
          <w:noProof/>
          <w:szCs w:val="24"/>
        </w:rPr>
        <w:t xml:space="preserve"> 13(August):3284–99. Retrieved (http://www.jneurosci.org/content/13/8/3284.long).</w:t>
      </w:r>
    </w:p>
    <w:p w14:paraId="0745AF5F" w14:textId="77777777" w:rsidR="00A51495" w:rsidRPr="00A51495" w:rsidRDefault="00A51495" w:rsidP="00A51495">
      <w:pPr>
        <w:widowControl w:val="0"/>
        <w:autoSpaceDE w:val="0"/>
        <w:autoSpaceDN w:val="0"/>
        <w:adjustRightInd w:val="0"/>
        <w:ind w:left="480" w:hanging="480"/>
        <w:rPr>
          <w:noProof/>
          <w:szCs w:val="24"/>
        </w:rPr>
      </w:pPr>
      <w:r w:rsidRPr="00A51495">
        <w:rPr>
          <w:noProof/>
          <w:szCs w:val="24"/>
        </w:rPr>
        <w:t xml:space="preserve">Steriade, M., DA McCormick, and TJ Sejnowski. 1993. “Thalamocortical Oscillations in the Sleeping and Aroused Brain.” </w:t>
      </w:r>
      <w:r w:rsidRPr="00A51495">
        <w:rPr>
          <w:i/>
          <w:iCs/>
          <w:noProof/>
          <w:szCs w:val="24"/>
        </w:rPr>
        <w:t>Science</w:t>
      </w:r>
      <w:r w:rsidRPr="00A51495">
        <w:rPr>
          <w:noProof/>
          <w:szCs w:val="24"/>
        </w:rPr>
        <w:t xml:space="preserve"> 262(5134):679–85. Retrieved August 13, 2018 (http://science.sciencemag.org/content/262/5134/679).</w:t>
      </w:r>
    </w:p>
    <w:p w14:paraId="1765829E" w14:textId="77777777" w:rsidR="00A51495" w:rsidRPr="00A51495" w:rsidRDefault="00A51495" w:rsidP="00A51495">
      <w:pPr>
        <w:widowControl w:val="0"/>
        <w:autoSpaceDE w:val="0"/>
        <w:autoSpaceDN w:val="0"/>
        <w:adjustRightInd w:val="0"/>
        <w:ind w:left="480" w:hanging="480"/>
        <w:rPr>
          <w:noProof/>
          <w:szCs w:val="24"/>
        </w:rPr>
      </w:pPr>
      <w:r w:rsidRPr="00A51495">
        <w:rPr>
          <w:noProof/>
          <w:szCs w:val="24"/>
        </w:rPr>
        <w:t xml:space="preserve">Steriade, Mircea and Igor Timofeev. 2003. “Neuronal Plasticity in Thalamocortical Networks during Sleep and Waking Oscillations.” </w:t>
      </w:r>
      <w:r w:rsidRPr="00A51495">
        <w:rPr>
          <w:i/>
          <w:iCs/>
          <w:noProof/>
          <w:szCs w:val="24"/>
        </w:rPr>
        <w:t>Neuron</w:t>
      </w:r>
      <w:r w:rsidRPr="00A51495">
        <w:rPr>
          <w:noProof/>
          <w:szCs w:val="24"/>
        </w:rPr>
        <w:t xml:space="preserve"> 37(4):563–76. Retrieved (http://www.ncbi.nlm.nih.gov/pubmed/12597855).</w:t>
      </w:r>
    </w:p>
    <w:p w14:paraId="2C50963B" w14:textId="77777777" w:rsidR="00A51495" w:rsidRPr="00A51495" w:rsidRDefault="00A51495" w:rsidP="00A51495">
      <w:pPr>
        <w:widowControl w:val="0"/>
        <w:autoSpaceDE w:val="0"/>
        <w:autoSpaceDN w:val="0"/>
        <w:adjustRightInd w:val="0"/>
        <w:ind w:left="480" w:hanging="480"/>
        <w:rPr>
          <w:noProof/>
          <w:szCs w:val="24"/>
        </w:rPr>
      </w:pPr>
      <w:r w:rsidRPr="00A51495">
        <w:rPr>
          <w:noProof/>
          <w:szCs w:val="24"/>
        </w:rPr>
        <w:t xml:space="preserve">Tchumatchenko, Tatjana, Theo Geisel, Maxim Volgushev, and Fred Wolf. 2011. “Spike Correlations - What Can They Tell about Synchrony?” </w:t>
      </w:r>
      <w:r w:rsidRPr="00A51495">
        <w:rPr>
          <w:i/>
          <w:iCs/>
          <w:noProof/>
          <w:szCs w:val="24"/>
        </w:rPr>
        <w:t>Frontiers in Neuroscience</w:t>
      </w:r>
      <w:r w:rsidRPr="00A51495">
        <w:rPr>
          <w:noProof/>
          <w:szCs w:val="24"/>
        </w:rPr>
        <w:t xml:space="preserve"> 5(MAY):1–9.</w:t>
      </w:r>
    </w:p>
    <w:p w14:paraId="2AA01D11" w14:textId="77777777" w:rsidR="00A51495" w:rsidRPr="00A51495" w:rsidRDefault="00A51495" w:rsidP="00A51495">
      <w:pPr>
        <w:widowControl w:val="0"/>
        <w:autoSpaceDE w:val="0"/>
        <w:autoSpaceDN w:val="0"/>
        <w:adjustRightInd w:val="0"/>
        <w:ind w:left="480" w:hanging="480"/>
        <w:rPr>
          <w:noProof/>
          <w:szCs w:val="24"/>
        </w:rPr>
      </w:pPr>
      <w:r w:rsidRPr="00A51495">
        <w:rPr>
          <w:noProof/>
          <w:szCs w:val="24"/>
        </w:rPr>
        <w:t xml:space="preserve">Tononi, Giulio and Chiara Cirelli. 2003. “Sleep and Synaptic Homeostasis: A Hypothesis.” </w:t>
      </w:r>
      <w:r w:rsidRPr="00A51495">
        <w:rPr>
          <w:i/>
          <w:iCs/>
          <w:noProof/>
          <w:szCs w:val="24"/>
        </w:rPr>
        <w:t>Brain Research Bulletin</w:t>
      </w:r>
      <w:r w:rsidRPr="00A51495">
        <w:rPr>
          <w:noProof/>
          <w:szCs w:val="24"/>
        </w:rPr>
        <w:t xml:space="preserve"> 62(2):143–50.</w:t>
      </w:r>
    </w:p>
    <w:p w14:paraId="5B87E187" w14:textId="77777777" w:rsidR="00A51495" w:rsidRPr="00A51495" w:rsidRDefault="00A51495" w:rsidP="00A51495">
      <w:pPr>
        <w:widowControl w:val="0"/>
        <w:autoSpaceDE w:val="0"/>
        <w:autoSpaceDN w:val="0"/>
        <w:adjustRightInd w:val="0"/>
        <w:ind w:left="480" w:hanging="480"/>
        <w:rPr>
          <w:noProof/>
          <w:szCs w:val="24"/>
        </w:rPr>
      </w:pPr>
      <w:r w:rsidRPr="00A51495">
        <w:rPr>
          <w:noProof/>
          <w:szCs w:val="24"/>
        </w:rPr>
        <w:t xml:space="preserve">Vinck, Martin, Marijn van Wingerden, Thilo Womelsdorf, Pascal Fries, and Cyriel M. A. Pennartz. 2010. “The Pairwise Phase Consistency: A Bias-Free Measure of Rhythmic Neuronal Synchronization.” </w:t>
      </w:r>
      <w:r w:rsidRPr="00A51495">
        <w:rPr>
          <w:i/>
          <w:iCs/>
          <w:noProof/>
          <w:szCs w:val="24"/>
        </w:rPr>
        <w:t>NeuroImage</w:t>
      </w:r>
      <w:r w:rsidRPr="00A51495">
        <w:rPr>
          <w:noProof/>
          <w:szCs w:val="24"/>
        </w:rPr>
        <w:t xml:space="preserve"> 51(1):112–22. Retrieved (http://dx.doi.org/10.1016/j.neuroimage.2010.01.073).</w:t>
      </w:r>
    </w:p>
    <w:p w14:paraId="06E3D568" w14:textId="77777777" w:rsidR="00A51495" w:rsidRPr="00A51495" w:rsidRDefault="00A51495" w:rsidP="00A51495">
      <w:pPr>
        <w:widowControl w:val="0"/>
        <w:autoSpaceDE w:val="0"/>
        <w:autoSpaceDN w:val="0"/>
        <w:adjustRightInd w:val="0"/>
        <w:ind w:left="480" w:hanging="480"/>
        <w:rPr>
          <w:noProof/>
          <w:szCs w:val="24"/>
        </w:rPr>
      </w:pPr>
      <w:r w:rsidRPr="00A51495">
        <w:rPr>
          <w:noProof/>
          <w:szCs w:val="24"/>
        </w:rPr>
        <w:t>Wagner, Ullrich, Steffen Gais, Hilde Haider, Rolf Verleger, and Jan Born. 2004. “Wagner 2004 Sleep Inspires Insight.” 427(January):21–24.</w:t>
      </w:r>
    </w:p>
    <w:p w14:paraId="6D7EB6B1" w14:textId="77777777" w:rsidR="00A51495" w:rsidRPr="00A51495" w:rsidRDefault="00A51495" w:rsidP="00A51495">
      <w:pPr>
        <w:widowControl w:val="0"/>
        <w:autoSpaceDE w:val="0"/>
        <w:autoSpaceDN w:val="0"/>
        <w:adjustRightInd w:val="0"/>
        <w:ind w:left="480" w:hanging="480"/>
        <w:rPr>
          <w:noProof/>
          <w:szCs w:val="24"/>
        </w:rPr>
      </w:pPr>
      <w:r w:rsidRPr="00A51495">
        <w:rPr>
          <w:noProof/>
          <w:szCs w:val="24"/>
        </w:rPr>
        <w:t xml:space="preserve">Watson, Brendon O., Daniel Levenstein, J. Palmer Greene, Jennifer N. Gelinas, and György Buzsáki. 2016. “Network Homeostasis and State Dynamics of Neocortical Sleep.” </w:t>
      </w:r>
      <w:r w:rsidRPr="00A51495">
        <w:rPr>
          <w:i/>
          <w:iCs/>
          <w:noProof/>
          <w:szCs w:val="24"/>
        </w:rPr>
        <w:t>Neuron</w:t>
      </w:r>
      <w:r w:rsidRPr="00A51495">
        <w:rPr>
          <w:noProof/>
          <w:szCs w:val="24"/>
        </w:rPr>
        <w:t xml:space="preserve"> 90(4):839–52.</w:t>
      </w:r>
    </w:p>
    <w:p w14:paraId="3133A22E" w14:textId="77777777" w:rsidR="00A51495" w:rsidRPr="00A51495" w:rsidRDefault="00A51495" w:rsidP="00A51495">
      <w:pPr>
        <w:widowControl w:val="0"/>
        <w:autoSpaceDE w:val="0"/>
        <w:autoSpaceDN w:val="0"/>
        <w:adjustRightInd w:val="0"/>
        <w:ind w:left="480" w:hanging="480"/>
        <w:rPr>
          <w:noProof/>
        </w:rPr>
      </w:pPr>
      <w:r w:rsidRPr="00A51495">
        <w:rPr>
          <w:noProof/>
          <w:szCs w:val="24"/>
        </w:rPr>
        <w:t xml:space="preserve">Yazdan-Shahmorad, A., D. B. Silversmith, V. Kharazia, and P. N. Sabes. 2018. “Targeted Cortical Reorganization Using Optogenetics in Non-Human Primates.” </w:t>
      </w:r>
      <w:r w:rsidRPr="00A51495">
        <w:rPr>
          <w:i/>
          <w:iCs/>
          <w:noProof/>
          <w:szCs w:val="24"/>
        </w:rPr>
        <w:t>Elife</w:t>
      </w:r>
      <w:r w:rsidRPr="00A51495">
        <w:rPr>
          <w:noProof/>
          <w:szCs w:val="24"/>
        </w:rPr>
        <w:t xml:space="preserve"> 7. Retrieved (https://www.ncbi.nlm.nih.gov/pubmed/29809133).</w:t>
      </w:r>
    </w:p>
    <w:p w14:paraId="03EAA49D" w14:textId="3FA5D08B" w:rsidR="00380422" w:rsidRDefault="007C5563" w:rsidP="00A51495">
      <w:pPr>
        <w:widowControl w:val="0"/>
        <w:autoSpaceDE w:val="0"/>
        <w:autoSpaceDN w:val="0"/>
        <w:adjustRightInd w:val="0"/>
        <w:ind w:left="480" w:hanging="480"/>
      </w:pPr>
      <w:r>
        <w:fldChar w:fldCharType="end"/>
      </w:r>
    </w:p>
    <w:p w14:paraId="5EB53C5E" w14:textId="77777777" w:rsidR="006B1DCB" w:rsidRDefault="006B1DCB" w:rsidP="00AE6898">
      <w:pPr>
        <w:rPr>
          <w:sz w:val="32"/>
        </w:rPr>
      </w:pPr>
      <w:r>
        <w:br w:type="page"/>
      </w:r>
    </w:p>
    <w:p w14:paraId="72EE0489" w14:textId="6FA52C79" w:rsidR="0058636A" w:rsidRDefault="003137B2" w:rsidP="00AE6898">
      <w:pPr>
        <w:pStyle w:val="SectionHeading"/>
      </w:pPr>
      <w:r>
        <w:t>Figure</w:t>
      </w:r>
      <w:r w:rsidR="00BA7EB7">
        <w:t>s</w:t>
      </w:r>
    </w:p>
    <w:p w14:paraId="6C500D74" w14:textId="321E792D" w:rsidR="00A77316" w:rsidRDefault="00A77316" w:rsidP="00AE6898"/>
    <w:p w14:paraId="116F5FAD" w14:textId="29A8884B" w:rsidR="005D278F" w:rsidRDefault="00801FD1" w:rsidP="00AE6898">
      <w:r>
        <w:rPr>
          <w:noProof/>
        </w:rPr>
        <w:drawing>
          <wp:inline distT="0" distB="0" distL="0" distR="0" wp14:anchorId="7388C127" wp14:editId="10555556">
            <wp:extent cx="5943600" cy="42094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ai"/>
                    <pic:cNvPicPr/>
                  </pic:nvPicPr>
                  <pic:blipFill>
                    <a:blip r:embed="rId31">
                      <a:extLst>
                        <a:ext uri="{28A0092B-C50C-407E-A947-70E740481C1C}">
                          <a14:useLocalDpi xmlns:a14="http://schemas.microsoft.com/office/drawing/2010/main" val="0"/>
                        </a:ext>
                      </a:extLst>
                    </a:blip>
                    <a:stretch>
                      <a:fillRect/>
                    </a:stretch>
                  </pic:blipFill>
                  <pic:spPr>
                    <a:xfrm>
                      <a:off x="0" y="0"/>
                      <a:ext cx="5943600" cy="4209415"/>
                    </a:xfrm>
                    <a:prstGeom prst="rect">
                      <a:avLst/>
                    </a:prstGeom>
                  </pic:spPr>
                </pic:pic>
              </a:graphicData>
            </a:graphic>
          </wp:inline>
        </w:drawing>
      </w:r>
      <w:proofErr w:type="gramStart"/>
      <w:r w:rsidR="003137B2">
        <w:rPr>
          <w:b/>
        </w:rPr>
        <w:t>Figure</w:t>
      </w:r>
      <w:r w:rsidR="00BA1466" w:rsidRPr="00970D38">
        <w:rPr>
          <w:b/>
        </w:rPr>
        <w:t xml:space="preserve"> 1</w:t>
      </w:r>
      <w:r w:rsidR="00BA1466">
        <w:t xml:space="preserve"> </w:t>
      </w:r>
      <w:r w:rsidR="00915225">
        <w:t>–</w:t>
      </w:r>
      <w:r w:rsidR="00BA1466">
        <w:t xml:space="preserve"> </w:t>
      </w:r>
      <w:r w:rsidR="00915225" w:rsidRPr="00A32FD8">
        <w:rPr>
          <w:b/>
        </w:rPr>
        <w:t>Recording Setup and Sleep Oscillation Detection.</w:t>
      </w:r>
      <w:proofErr w:type="gramEnd"/>
      <w:r w:rsidR="00915225">
        <w:t xml:space="preserve"> </w:t>
      </w:r>
      <w:r w:rsidR="00F636CA">
        <w:t>(</w:t>
      </w:r>
      <w:r w:rsidR="00F636CA" w:rsidRPr="00970D38">
        <w:rPr>
          <w:b/>
        </w:rPr>
        <w:t>A</w:t>
      </w:r>
      <w:r w:rsidR="00F636CA">
        <w:t xml:space="preserve">) </w:t>
      </w:r>
      <w:r w:rsidR="00527A60">
        <w:t xml:space="preserve">Sleeping rat along with anatomical location of multielectrode arrays and example </w:t>
      </w:r>
      <w:r w:rsidR="00025188">
        <w:t>LFP</w:t>
      </w:r>
      <w:r w:rsidR="00527A60">
        <w:t xml:space="preserve"> and spiking data from one recording channel. (</w:t>
      </w:r>
      <w:r w:rsidR="00527A60" w:rsidRPr="00970D38">
        <w:rPr>
          <w:b/>
        </w:rPr>
        <w:t>B</w:t>
      </w:r>
      <w:r w:rsidR="00527A60">
        <w:t xml:space="preserve">) Examples of detected sleep oscillations, highlighting the automatic methods used for detection. The broadband LFP (top) is decomposed into </w:t>
      </w:r>
      <w:r w:rsidR="00977A8D">
        <w:t>a lower-frequency</w:t>
      </w:r>
      <w:r w:rsidR="00F6095E">
        <w:t xml:space="preserve"> </w:t>
      </w:r>
      <w:r w:rsidR="00527A60">
        <w:t xml:space="preserve">band (middle) and spindle band (bottom) components. </w:t>
      </w:r>
      <w:r w:rsidR="004027C5">
        <w:t>SO</w:t>
      </w:r>
      <w:r w:rsidR="00527A60">
        <w:t xml:space="preserve"> must have </w:t>
      </w:r>
      <w:r w:rsidR="003A714F">
        <w:t xml:space="preserve">had </w:t>
      </w:r>
      <w:r w:rsidR="00527A60">
        <w:t xml:space="preserve">sufficient positive and negative amplitudes (black </w:t>
      </w:r>
      <w:r w:rsidR="00A574BF">
        <w:t>lines; middle</w:t>
      </w:r>
      <w:r w:rsidR="00527A60">
        <w:t>) and sufficiently slow durations (highlighted blue; middle). The spindle band envelope (purple line</w:t>
      </w:r>
      <w:r w:rsidR="00A574BF">
        <w:t>; bottom</w:t>
      </w:r>
      <w:r w:rsidR="00527A60">
        <w:t xml:space="preserve">) must </w:t>
      </w:r>
      <w:r w:rsidR="00DA495F">
        <w:t xml:space="preserve">have </w:t>
      </w:r>
      <w:r w:rsidR="00527A60">
        <w:t>exceed</w:t>
      </w:r>
      <w:r w:rsidR="00DA495F">
        <w:t>ed</w:t>
      </w:r>
      <w:r w:rsidR="00527A60">
        <w:t xml:space="preserve"> an upper threshold (solid black line</w:t>
      </w:r>
      <w:r w:rsidR="00A574BF">
        <w:t>; bottom</w:t>
      </w:r>
      <w:r w:rsidR="00527A60">
        <w:t>) for one sample and a lower threshold (dashed black line</w:t>
      </w:r>
      <w:r w:rsidR="00A574BF">
        <w:t>; bottom</w:t>
      </w:r>
      <w:r w:rsidR="00527A60">
        <w:t>)</w:t>
      </w:r>
      <w:r w:rsidR="00A574BF">
        <w:t xml:space="preserve"> for at least 500 ms. The </w:t>
      </w:r>
      <w:r w:rsidR="00D83242">
        <w:t xml:space="preserve">detected </w:t>
      </w:r>
      <w:r w:rsidR="00A574BF">
        <w:t xml:space="preserve">spindle duration is highlighted in </w:t>
      </w:r>
      <w:commentRangeStart w:id="262"/>
      <w:r w:rsidR="00A574BF">
        <w:t>blue</w:t>
      </w:r>
      <w:commentRangeEnd w:id="262"/>
      <w:r w:rsidR="00DA495F">
        <w:rPr>
          <w:rStyle w:val="CommentReference"/>
        </w:rPr>
        <w:commentReference w:id="262"/>
      </w:r>
      <w:r w:rsidR="00A574BF">
        <w:t>.</w:t>
      </w:r>
      <w:r w:rsidR="00D83242">
        <w:t xml:space="preserve"> (</w:t>
      </w:r>
      <w:commentRangeStart w:id="263"/>
      <w:r w:rsidR="00D83242" w:rsidRPr="00970D38">
        <w:rPr>
          <w:b/>
        </w:rPr>
        <w:t>C</w:t>
      </w:r>
      <w:r w:rsidR="00D83242">
        <w:t>) Average s</w:t>
      </w:r>
      <w:r w:rsidR="00025188">
        <w:t>pin</w:t>
      </w:r>
      <w:r w:rsidR="00D83242">
        <w:t xml:space="preserve">dle-triggered waveform (black line; right) and </w:t>
      </w:r>
      <w:r w:rsidR="002D30C0">
        <w:t>spectrogram</w:t>
      </w:r>
      <w:r w:rsidR="002A2D8B">
        <w:t xml:space="preserve"> </w:t>
      </w:r>
      <w:r w:rsidR="002D30C0">
        <w:t>(</w:t>
      </w:r>
      <w:r w:rsidR="00EF5F2C">
        <w:t>heat map</w:t>
      </w:r>
      <w:r w:rsidR="002D30C0">
        <w:t>; right).</w:t>
      </w:r>
      <w:r w:rsidR="00F64080">
        <w:t xml:space="preserve"> Average spindle-triggered power spectrum</w:t>
      </w:r>
      <w:r w:rsidR="00321304">
        <w:t xml:space="preserve"> </w:t>
      </w:r>
      <w:r w:rsidR="00F64080">
        <w:t xml:space="preserve">(black line; left) and </w:t>
      </w:r>
      <w:r w:rsidR="00360669">
        <w:t>baseline</w:t>
      </w:r>
      <w:r w:rsidR="00F64080">
        <w:t xml:space="preserve"> power spectrum</w:t>
      </w:r>
      <w:r w:rsidR="00321304">
        <w:t xml:space="preserve"> </w:t>
      </w:r>
      <w:r w:rsidR="00F64080">
        <w:t>(gray line; left).</w:t>
      </w:r>
      <w:r w:rsidR="00321304">
        <w:t xml:space="preserve"> Black and gray boxes on the heat map display the timing of the spindle and baseline periods used to calculate the power spectra.</w:t>
      </w:r>
      <w:commentRangeEnd w:id="263"/>
      <w:r w:rsidR="00DA495F">
        <w:rPr>
          <w:rStyle w:val="CommentReference"/>
        </w:rPr>
        <w:commentReference w:id="263"/>
      </w:r>
    </w:p>
    <w:p w14:paraId="78B093B0" w14:textId="77777777" w:rsidR="002C1DB9" w:rsidRDefault="002C1DB9" w:rsidP="00AE6898"/>
    <w:p w14:paraId="677D6647" w14:textId="77777777" w:rsidR="006B1DCB" w:rsidRDefault="006B1DCB" w:rsidP="00AE6898">
      <w:r>
        <w:br w:type="page"/>
      </w:r>
    </w:p>
    <w:p w14:paraId="1D6E1EAB" w14:textId="1EB07018" w:rsidR="002C1DB9" w:rsidRDefault="006B1DCB" w:rsidP="00AE6898">
      <w:r>
        <w:rPr>
          <w:b/>
          <w:noProof/>
        </w:rPr>
        <w:lastRenderedPageBreak/>
        <w:drawing>
          <wp:inline distT="0" distB="0" distL="0" distR="0" wp14:anchorId="383001DE" wp14:editId="1F860A4F">
            <wp:extent cx="5943600" cy="48183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ai"/>
                    <pic:cNvPicPr/>
                  </pic:nvPicPr>
                  <pic:blipFill>
                    <a:blip r:embed="rId32">
                      <a:extLst>
                        <a:ext uri="{28A0092B-C50C-407E-A947-70E740481C1C}">
                          <a14:useLocalDpi xmlns:a14="http://schemas.microsoft.com/office/drawing/2010/main" val="0"/>
                        </a:ext>
                      </a:extLst>
                    </a:blip>
                    <a:stretch>
                      <a:fillRect/>
                    </a:stretch>
                  </pic:blipFill>
                  <pic:spPr>
                    <a:xfrm>
                      <a:off x="0" y="0"/>
                      <a:ext cx="5943600" cy="4818380"/>
                    </a:xfrm>
                    <a:prstGeom prst="rect">
                      <a:avLst/>
                    </a:prstGeom>
                  </pic:spPr>
                </pic:pic>
              </a:graphicData>
            </a:graphic>
          </wp:inline>
        </w:drawing>
      </w:r>
      <w:r w:rsidR="003137B2">
        <w:rPr>
          <w:b/>
        </w:rPr>
        <w:t>Figure</w:t>
      </w:r>
      <w:r w:rsidR="002C1DB9" w:rsidRPr="00970D38">
        <w:rPr>
          <w:b/>
        </w:rPr>
        <w:t xml:space="preserve"> 2</w:t>
      </w:r>
      <w:r w:rsidR="002C1DB9">
        <w:t xml:space="preserve"> – </w:t>
      </w:r>
      <w:r w:rsidR="002C1DB9" w:rsidRPr="00A32FD8">
        <w:rPr>
          <w:b/>
        </w:rPr>
        <w:t>Spindle Modulation of Spiking.</w:t>
      </w:r>
      <w:r w:rsidR="002C1DB9">
        <w:t xml:space="preserve"> </w:t>
      </w:r>
      <w:r w:rsidR="00FE730B">
        <w:t>(</w:t>
      </w:r>
      <w:r w:rsidR="00FE730B" w:rsidRPr="00970D38">
        <w:rPr>
          <w:b/>
        </w:rPr>
        <w:t>A</w:t>
      </w:r>
      <w:r w:rsidR="00FE730B">
        <w:t xml:space="preserve">) </w:t>
      </w:r>
      <w:r w:rsidR="008438B5">
        <w:t xml:space="preserve">An example </w:t>
      </w:r>
      <w:r w:rsidR="003221A1">
        <w:t xml:space="preserve">of the average waveform for a </w:t>
      </w:r>
      <w:r w:rsidR="008438B5">
        <w:t>single unit</w:t>
      </w:r>
      <w:r w:rsidR="003221A1">
        <w:t xml:space="preserve"> recorded across many channels using </w:t>
      </w:r>
      <w:r w:rsidR="00235FD2">
        <w:t xml:space="preserve">a </w:t>
      </w:r>
      <w:r w:rsidR="003221A1">
        <w:t xml:space="preserve">custom </w:t>
      </w:r>
      <w:r w:rsidR="00235FD2">
        <w:t xml:space="preserve">polytrode </w:t>
      </w:r>
      <w:r w:rsidR="003221A1">
        <w:t>probe. Inset shows the spike waveforms (gray) on one channel of many spiking events along with the average waveform (red).</w:t>
      </w:r>
      <w:r w:rsidR="00A52C41">
        <w:t xml:space="preserve"> This example unit is used for all panels in this </w:t>
      </w:r>
      <w:r w:rsidR="003137B2">
        <w:t>Figure</w:t>
      </w:r>
      <w:r w:rsidR="00A52C41">
        <w:t>. (</w:t>
      </w:r>
      <w:r w:rsidR="00A52C41" w:rsidRPr="00970D38">
        <w:rPr>
          <w:b/>
        </w:rPr>
        <w:t>B</w:t>
      </w:r>
      <w:r w:rsidR="00A52C41">
        <w:t>) Spindle-triggered spiking for the example unit. The average spindle waveform (blue) is plotted with the average normalized firing rate (orange).</w:t>
      </w:r>
      <w:r w:rsidR="00F727D9">
        <w:t xml:space="preserve"> A raster of spike times is displayed below. (</w:t>
      </w:r>
      <w:r w:rsidR="00F727D9" w:rsidRPr="00970D38">
        <w:rPr>
          <w:b/>
        </w:rPr>
        <w:t>C</w:t>
      </w:r>
      <w:r w:rsidR="00F727D9">
        <w:t>)</w:t>
      </w:r>
      <w:r w:rsidR="006651E1">
        <w:t xml:space="preserve"> Phase extraction methods. </w:t>
      </w:r>
      <w:r w:rsidR="008B5651">
        <w:t>Spindle band (10-16 Hz) LFP is plotted during a detected spindle (top) and is re</w:t>
      </w:r>
      <w:r w:rsidR="00D42C9B">
        <w:t>-</w:t>
      </w:r>
      <w:r w:rsidR="008B5651">
        <w:t>plotted immediately below</w:t>
      </w:r>
      <w:r w:rsidR="00445F38">
        <w:t xml:space="preserve"> (2</w:t>
      </w:r>
      <w:r w:rsidR="00445F38" w:rsidRPr="00445F38">
        <w:rPr>
          <w:vertAlign w:val="superscript"/>
        </w:rPr>
        <w:t>nd</w:t>
      </w:r>
      <w:r w:rsidR="00445F38">
        <w:t xml:space="preserve"> from the top)</w:t>
      </w:r>
      <w:r w:rsidR="008B5651">
        <w:t xml:space="preserve"> with a finer time resolution.</w:t>
      </w:r>
      <w:r w:rsidR="00445F38">
        <w:t xml:space="preserve"> The Hilbert phase of the spindle activity is plotted below (2</w:t>
      </w:r>
      <w:r w:rsidR="00445F38" w:rsidRPr="00445F38">
        <w:rPr>
          <w:vertAlign w:val="superscript"/>
        </w:rPr>
        <w:t>nd</w:t>
      </w:r>
      <w:r w:rsidR="00445F38">
        <w:t xml:space="preserve"> from the bottom) and fluctuates between </w:t>
      </w:r>
      <w:r w:rsidR="00B46C5D" w:rsidRPr="00454566">
        <w:rPr>
          <w:noProof/>
          <w:position w:val="-10"/>
        </w:rPr>
        <w:object w:dxaOrig="740" w:dyaOrig="320" w14:anchorId="26FE0BF5">
          <v:shape id="_x0000_i1035" type="#_x0000_t75" alt="" style="width:37.15pt;height:16.25pt;mso-width-percent:0;mso-height-percent:0;mso-width-percent:0;mso-height-percent:0" o:ole="">
            <v:imagedata r:id="rId33" o:title=""/>
          </v:shape>
          <o:OLEObject Type="Embed" ProgID="Equation.DSMT4" ShapeID="_x0000_i1035" DrawAspect="Content" ObjectID="_1477140550" r:id="rId34"/>
        </w:object>
      </w:r>
      <w:r w:rsidR="00454566">
        <w:t>.</w:t>
      </w:r>
      <w:r w:rsidR="00103F01">
        <w:t xml:space="preserve"> The spiking activity is displayed on the bottom (bars) and as dots in the </w:t>
      </w:r>
      <w:r w:rsidR="000E20F4">
        <w:t>spindle band and phase subplots</w:t>
      </w:r>
      <w:r w:rsidR="00103F01">
        <w:t>.</w:t>
      </w:r>
      <w:r w:rsidR="00F36446">
        <w:t xml:space="preserve"> </w:t>
      </w:r>
      <w:r w:rsidR="009A2F4E">
        <w:t xml:space="preserve">The highlighted portion of these plots extends from </w:t>
      </w:r>
      <w:r w:rsidR="00B46C5D" w:rsidRPr="00454566">
        <w:rPr>
          <w:noProof/>
          <w:position w:val="-10"/>
        </w:rPr>
        <w:object w:dxaOrig="960" w:dyaOrig="320" w14:anchorId="25F664D2">
          <v:shape id="_x0000_i1036" type="#_x0000_t75" alt="" style="width:48.75pt;height:16.25pt;mso-width-percent:0;mso-height-percent:0;mso-width-percent:0;mso-height-percent:0" o:ole="">
            <v:imagedata r:id="rId35" o:title=""/>
          </v:shape>
          <o:OLEObject Type="Embed" ProgID="Equation.DSMT4" ShapeID="_x0000_i1036" DrawAspect="Content" ObjectID="_1477140551" r:id="rId36"/>
        </w:object>
      </w:r>
      <w:r w:rsidR="009A2F4E">
        <w:t xml:space="preserve"> and shows spikes that are used to compute the phase locking value (</w:t>
      </w:r>
      <w:r w:rsidR="009A2F4E" w:rsidRPr="00970D38">
        <w:t>C-D</w:t>
      </w:r>
      <w:r w:rsidR="009A2F4E">
        <w:t xml:space="preserve">). </w:t>
      </w:r>
      <w:r w:rsidR="00F36446">
        <w:t>(</w:t>
      </w:r>
      <w:r w:rsidR="00F36446" w:rsidRPr="00970D38">
        <w:rPr>
          <w:b/>
        </w:rPr>
        <w:t>D</w:t>
      </w:r>
      <w:r w:rsidR="00F36446">
        <w:t>)</w:t>
      </w:r>
      <w:r w:rsidR="008245F2">
        <w:t xml:space="preserve"> The spike phase di</w:t>
      </w:r>
      <w:r w:rsidR="00AB4760">
        <w:t>stribution for the example unit, plotted as a circular histogram (blue).</w:t>
      </w:r>
      <w:r w:rsidR="00F36446">
        <w:t xml:space="preserve"> </w:t>
      </w:r>
      <w:r w:rsidR="00AB4760">
        <w:t xml:space="preserve">The average phase vector is </w:t>
      </w:r>
      <w:r w:rsidR="00D053A9">
        <w:t>overlaid in red and copied below for clarity. The magnitude and direction of this vector are defined as the phase locking value and preferred spindle phase, which are collected for all units. (</w:t>
      </w:r>
      <w:r w:rsidR="00D053A9" w:rsidRPr="00970D38">
        <w:rPr>
          <w:b/>
        </w:rPr>
        <w:t>D</w:t>
      </w:r>
      <w:r w:rsidR="00D053A9">
        <w:t>) Summary of the phase locking value (bottom) and preferred spindle direction (top) for all units.</w:t>
      </w:r>
      <w:r w:rsidR="0054422D">
        <w:t xml:space="preserve"> Gray bars (bottom) represent the phase locking to the spindle band during random epochs.</w:t>
      </w:r>
    </w:p>
    <w:p w14:paraId="568DC945" w14:textId="77777777" w:rsidR="003446F8" w:rsidRDefault="003446F8" w:rsidP="00AE6898"/>
    <w:p w14:paraId="0A64FB7B" w14:textId="77777777" w:rsidR="006727CC" w:rsidRDefault="006727CC" w:rsidP="00AE6898">
      <w:r>
        <w:br w:type="page"/>
      </w:r>
    </w:p>
    <w:p w14:paraId="737D4864" w14:textId="54B78DBE" w:rsidR="003446F8" w:rsidRDefault="006727CC" w:rsidP="00AE6898">
      <w:pPr>
        <w:rPr>
          <w:color w:val="000000"/>
        </w:rPr>
      </w:pPr>
      <w:r>
        <w:rPr>
          <w:b/>
          <w:noProof/>
        </w:rPr>
        <w:lastRenderedPageBreak/>
        <w:drawing>
          <wp:inline distT="0" distB="0" distL="0" distR="0" wp14:anchorId="53AF8BC9" wp14:editId="5EB69CF6">
            <wp:extent cx="5943600" cy="57219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ai"/>
                    <pic:cNvPicPr/>
                  </pic:nvPicPr>
                  <pic:blipFill>
                    <a:blip r:embed="rId37">
                      <a:extLst>
                        <a:ext uri="{28A0092B-C50C-407E-A947-70E740481C1C}">
                          <a14:useLocalDpi xmlns:a14="http://schemas.microsoft.com/office/drawing/2010/main" val="0"/>
                        </a:ext>
                      </a:extLst>
                    </a:blip>
                    <a:stretch>
                      <a:fillRect/>
                    </a:stretch>
                  </pic:blipFill>
                  <pic:spPr>
                    <a:xfrm>
                      <a:off x="0" y="0"/>
                      <a:ext cx="5943600" cy="5721985"/>
                    </a:xfrm>
                    <a:prstGeom prst="rect">
                      <a:avLst/>
                    </a:prstGeom>
                  </pic:spPr>
                </pic:pic>
              </a:graphicData>
            </a:graphic>
          </wp:inline>
        </w:drawing>
      </w:r>
      <w:r w:rsidR="003137B2">
        <w:rPr>
          <w:b/>
        </w:rPr>
        <w:t>Figure</w:t>
      </w:r>
      <w:r w:rsidR="003446F8" w:rsidRPr="00970D38">
        <w:rPr>
          <w:b/>
        </w:rPr>
        <w:t xml:space="preserve"> 3</w:t>
      </w:r>
      <w:r w:rsidR="003446F8">
        <w:t xml:space="preserve"> </w:t>
      </w:r>
      <w:r w:rsidR="00B50E50">
        <w:t>–</w:t>
      </w:r>
      <w:r w:rsidR="003446F8">
        <w:t xml:space="preserve"> </w:t>
      </w:r>
      <w:r w:rsidR="00B50E50" w:rsidRPr="00A32FD8">
        <w:rPr>
          <w:b/>
        </w:rPr>
        <w:t>Spindle Cycle Analysis of Phase Locking.</w:t>
      </w:r>
      <w:r w:rsidR="00B50E50">
        <w:t xml:space="preserve"> </w:t>
      </w:r>
      <w:r w:rsidR="00F75C10">
        <w:t>(</w:t>
      </w:r>
      <w:r w:rsidR="00F75C10" w:rsidRPr="00970D38">
        <w:rPr>
          <w:b/>
        </w:rPr>
        <w:t>A</w:t>
      </w:r>
      <w:r w:rsidR="00F75C10">
        <w:t xml:space="preserve">) </w:t>
      </w:r>
      <w:r w:rsidR="001E6628">
        <w:t>Generation of the spike phase distributio</w:t>
      </w:r>
      <w:r w:rsidR="005845AE">
        <w:t>n across spindle cycles</w:t>
      </w:r>
      <w:r w:rsidR="00D939F3">
        <w:t xml:space="preserve">. Spike-triggered phases are extracted from single unit spiking during specific spindle cycles. Phases are aggregated across actual </w:t>
      </w:r>
      <w:r w:rsidR="005845AE">
        <w:t xml:space="preserve">spindle epochs (right) </w:t>
      </w:r>
      <w:r w:rsidR="00D939F3">
        <w:t>or</w:t>
      </w:r>
      <w:r w:rsidR="005845AE">
        <w:t xml:space="preserve"> random epochs (left). </w:t>
      </w:r>
      <w:r w:rsidR="009F5BA0">
        <w:t>(</w:t>
      </w:r>
      <w:r w:rsidR="009F5BA0" w:rsidRPr="00970D38">
        <w:rPr>
          <w:b/>
        </w:rPr>
        <w:t>B</w:t>
      </w:r>
      <w:r w:rsidR="009F5BA0">
        <w:t xml:space="preserve">) Summary </w:t>
      </w:r>
      <w:r w:rsidR="00BF22BE">
        <w:t xml:space="preserve">of all neurons’ </w:t>
      </w:r>
      <w:r w:rsidR="00105D80">
        <w:t xml:space="preserve">spike phase distribution statistics across </w:t>
      </w:r>
      <w:r w:rsidR="00BF22BE">
        <w:t>spindle cycles</w:t>
      </w:r>
      <w:r w:rsidR="00105D80">
        <w:t xml:space="preserve">. </w:t>
      </w:r>
      <w:r w:rsidR="004E3A53">
        <w:t>The</w:t>
      </w:r>
      <w:r w:rsidR="00E76690">
        <w:t xml:space="preserve"> average spindle band waveform for each spindle cycle</w:t>
      </w:r>
      <w:r w:rsidR="004E3A53">
        <w:t xml:space="preserve"> (top)</w:t>
      </w:r>
      <w:r w:rsidR="00D94651">
        <w:t xml:space="preserve"> is plotted along with</w:t>
      </w:r>
      <w:r w:rsidR="00E76690">
        <w:t xml:space="preserve"> </w:t>
      </w:r>
      <w:r w:rsidR="00D94651">
        <w:t>t</w:t>
      </w:r>
      <w:r w:rsidR="004E5540">
        <w:t xml:space="preserve">he average </w:t>
      </w:r>
      <w:r w:rsidR="009F5BA0">
        <w:t>spike rate</w:t>
      </w:r>
      <w:r w:rsidR="00653EFF">
        <w:t xml:space="preserve"> (2</w:t>
      </w:r>
      <w:r w:rsidR="00653EFF" w:rsidRPr="00653EFF">
        <w:rPr>
          <w:vertAlign w:val="superscript"/>
        </w:rPr>
        <w:t>nd</w:t>
      </w:r>
      <w:r w:rsidR="00653EFF">
        <w:t xml:space="preserve"> from top)</w:t>
      </w:r>
      <w:r w:rsidR="009F5BA0">
        <w:t>, preferred spindle direction</w:t>
      </w:r>
      <w:r w:rsidR="00653EFF">
        <w:t xml:space="preserve"> (2</w:t>
      </w:r>
      <w:r w:rsidR="00653EFF" w:rsidRPr="00653EFF">
        <w:rPr>
          <w:vertAlign w:val="superscript"/>
        </w:rPr>
        <w:t>nd</w:t>
      </w:r>
      <w:r w:rsidR="00653EFF">
        <w:t xml:space="preserve"> from bottom)</w:t>
      </w:r>
      <w:r w:rsidR="009F5BA0">
        <w:t>, and phase locking value</w:t>
      </w:r>
      <w:r w:rsidR="00653EFF">
        <w:t xml:space="preserve"> (bottom)</w:t>
      </w:r>
      <w:r w:rsidR="00EF3DB5">
        <w:t xml:space="preserve">. </w:t>
      </w:r>
      <w:r w:rsidR="008F0740">
        <w:t xml:space="preserve">Blue lines reflect averages during actual spindle epochs and black/gray lines reflect averages during random epochs. </w:t>
      </w:r>
      <w:r w:rsidR="00972D27">
        <w:t xml:space="preserve">Error bars </w:t>
      </w:r>
      <w:r w:rsidR="00DB723C">
        <w:t>represent</w:t>
      </w:r>
      <w:r w:rsidR="00972D27">
        <w:t xml:space="preserve"> the</w:t>
      </w:r>
      <w:r w:rsidR="00EF3DB5">
        <w:t xml:space="preserve"> standard error </w:t>
      </w:r>
      <w:r w:rsidR="00972D27">
        <w:t>of the mean.</w:t>
      </w:r>
      <w:r w:rsidR="00FC1ABF">
        <w:t xml:space="preserve"> (</w:t>
      </w:r>
      <w:r w:rsidR="00FC1ABF" w:rsidRPr="00970D38">
        <w:rPr>
          <w:b/>
        </w:rPr>
        <w:t>C</w:t>
      </w:r>
      <w:r w:rsidR="00FC1ABF">
        <w:t xml:space="preserve">) </w:t>
      </w:r>
      <w:r w:rsidR="003A352D">
        <w:t xml:space="preserve">Summary of spiking dynamics. </w:t>
      </w:r>
      <w:r w:rsidR="00A91688">
        <w:t xml:space="preserve">Spike rates, preferred spindle directions, and phase locking values are </w:t>
      </w:r>
      <w:r w:rsidR="00180E38">
        <w:t xml:space="preserve">combined into three categories: </w:t>
      </w:r>
      <w:r w:rsidR="00597BE2">
        <w:rPr>
          <w:color w:val="000000"/>
        </w:rPr>
        <w:t>(1) RAND—the two cycles at the center of the random epochs; (2) TAIL—the two cycles farthest from the spindle peaks; and (3) PEAK—the two cycles nearest the spindle peaks. The newly categorized data is reproduced</w:t>
      </w:r>
      <w:r w:rsidR="0036262B">
        <w:rPr>
          <w:color w:val="000000"/>
        </w:rPr>
        <w:t xml:space="preserve"> as bar plots and significant differences between the categories are highlighted with asterisks.</w:t>
      </w:r>
      <w:r w:rsidR="00FF5DB0">
        <w:rPr>
          <w:color w:val="000000"/>
        </w:rPr>
        <w:t xml:space="preserve"> (</w:t>
      </w:r>
      <w:r w:rsidR="00FF5DB0" w:rsidRPr="00970D38">
        <w:rPr>
          <w:b/>
          <w:color w:val="000000"/>
        </w:rPr>
        <w:t>D</w:t>
      </w:r>
      <w:r w:rsidR="00FF5DB0">
        <w:rPr>
          <w:color w:val="000000"/>
        </w:rPr>
        <w:t xml:space="preserve">) </w:t>
      </w:r>
      <w:r w:rsidR="00A62365">
        <w:rPr>
          <w:color w:val="000000"/>
        </w:rPr>
        <w:t>Relationship between phase locking and spike count across neurons.</w:t>
      </w:r>
      <w:r w:rsidR="00990A12">
        <w:rPr>
          <w:color w:val="000000"/>
        </w:rPr>
        <w:t xml:space="preserve"> Ea</w:t>
      </w:r>
      <w:r w:rsidR="00D52846">
        <w:rPr>
          <w:color w:val="000000"/>
        </w:rPr>
        <w:t>ch neuron’s phase locking value and spiking</w:t>
      </w:r>
      <w:r w:rsidR="00990A12">
        <w:rPr>
          <w:color w:val="000000"/>
        </w:rPr>
        <w:t xml:space="preserve"> </w:t>
      </w:r>
      <w:r w:rsidR="00D52846">
        <w:rPr>
          <w:color w:val="000000"/>
        </w:rPr>
        <w:t>rate</w:t>
      </w:r>
      <w:r w:rsidR="00990A12">
        <w:rPr>
          <w:color w:val="000000"/>
        </w:rPr>
        <w:t xml:space="preserve"> </w:t>
      </w:r>
      <w:r w:rsidR="00D52846">
        <w:rPr>
          <w:color w:val="000000"/>
        </w:rPr>
        <w:t>in the</w:t>
      </w:r>
      <w:r w:rsidR="00990A12">
        <w:rPr>
          <w:color w:val="000000"/>
        </w:rPr>
        <w:t xml:space="preserve"> PEAK</w:t>
      </w:r>
      <w:r w:rsidR="00D52846">
        <w:rPr>
          <w:color w:val="000000"/>
        </w:rPr>
        <w:t xml:space="preserve"> is shown as a scatter plot (left) along with each </w:t>
      </w:r>
      <w:r w:rsidR="00D52846">
        <w:rPr>
          <w:color w:val="000000"/>
        </w:rPr>
        <w:lastRenderedPageBreak/>
        <w:t>neuron’s change in phase locking value and spiking rate (PEAK – TAIL; scatter plot, right)</w:t>
      </w:r>
      <w:r w:rsidR="000A5DEE">
        <w:rPr>
          <w:color w:val="000000"/>
        </w:rPr>
        <w:t xml:space="preserve">. </w:t>
      </w:r>
      <w:r w:rsidR="00596885">
        <w:rPr>
          <w:color w:val="000000"/>
        </w:rPr>
        <w:t xml:space="preserve">Regression lines are superimposed on the scatter plots along with </w:t>
      </w:r>
      <w:r w:rsidR="00EB6750">
        <w:rPr>
          <w:color w:val="000000"/>
        </w:rPr>
        <w:t>Pearson correlation coefficients and associated p-values.</w:t>
      </w:r>
    </w:p>
    <w:p w14:paraId="4653EAA4" w14:textId="77777777" w:rsidR="000A5D9B" w:rsidRDefault="000A5D9B" w:rsidP="00AE6898"/>
    <w:p w14:paraId="3BFA678C" w14:textId="77777777" w:rsidR="006727CC" w:rsidRDefault="006727CC" w:rsidP="00AE6898">
      <w:r>
        <w:br w:type="page"/>
      </w:r>
    </w:p>
    <w:p w14:paraId="41F92E67" w14:textId="519E3031" w:rsidR="000A5D9B" w:rsidRDefault="007061ED" w:rsidP="00AE6898">
      <w:r>
        <w:rPr>
          <w:b/>
          <w:noProof/>
        </w:rPr>
        <w:lastRenderedPageBreak/>
        <w:drawing>
          <wp:inline distT="0" distB="0" distL="0" distR="0" wp14:anchorId="027E0DD7" wp14:editId="5B1BCE7E">
            <wp:extent cx="5943600" cy="50927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ai"/>
                    <pic:cNvPicPr/>
                  </pic:nvPicPr>
                  <pic:blipFill>
                    <a:blip r:embed="rId38">
                      <a:extLst>
                        <a:ext uri="{28A0092B-C50C-407E-A947-70E740481C1C}">
                          <a14:useLocalDpi xmlns:a14="http://schemas.microsoft.com/office/drawing/2010/main" val="0"/>
                        </a:ext>
                      </a:extLst>
                    </a:blip>
                    <a:stretch>
                      <a:fillRect/>
                    </a:stretch>
                  </pic:blipFill>
                  <pic:spPr>
                    <a:xfrm>
                      <a:off x="0" y="0"/>
                      <a:ext cx="5943600" cy="5092700"/>
                    </a:xfrm>
                    <a:prstGeom prst="rect">
                      <a:avLst/>
                    </a:prstGeom>
                  </pic:spPr>
                </pic:pic>
              </a:graphicData>
            </a:graphic>
          </wp:inline>
        </w:drawing>
      </w:r>
      <w:r w:rsidR="003137B2">
        <w:rPr>
          <w:b/>
        </w:rPr>
        <w:t>Figure</w:t>
      </w:r>
      <w:r w:rsidR="000A5D9B" w:rsidRPr="00970D38">
        <w:rPr>
          <w:b/>
        </w:rPr>
        <w:t xml:space="preserve"> 4</w:t>
      </w:r>
      <w:r w:rsidR="000A5D9B">
        <w:t xml:space="preserve"> – </w:t>
      </w:r>
      <w:r w:rsidR="000A5D9B" w:rsidRPr="00A32FD8">
        <w:rPr>
          <w:b/>
        </w:rPr>
        <w:t>Spindle Cycle Analysis of Synchrony.</w:t>
      </w:r>
      <w:r w:rsidR="000A5D9B">
        <w:t xml:space="preserve"> (</w:t>
      </w:r>
      <w:r w:rsidR="000A5D9B" w:rsidRPr="00970D38">
        <w:rPr>
          <w:b/>
        </w:rPr>
        <w:t>A</w:t>
      </w:r>
      <w:r w:rsidR="000A5D9B">
        <w:t xml:space="preserve">) </w:t>
      </w:r>
      <w:r w:rsidR="005F4F0B">
        <w:t xml:space="preserve">Generation of the cross correlation histogram. </w:t>
      </w:r>
      <w:r w:rsidR="00834FEE">
        <w:t>For a pair of units, relative spike times are extracted during specific spindle cycles. Relative spike times are aggregated across spindle epochs (</w:t>
      </w:r>
      <w:r w:rsidR="00464399">
        <w:t xml:space="preserve">Raw CCH; </w:t>
      </w:r>
      <w:r w:rsidR="00834FEE">
        <w:t>left).</w:t>
      </w:r>
      <w:r w:rsidR="00AE22BB">
        <w:t xml:space="preserve"> Additionally, a shuffled cross correlation histogram is constructed using a similar procedure. Relative spike times are extracted during specific spindle cycles, but one neuron’s relative spike times are shuffled across spindle epochs</w:t>
      </w:r>
      <w:r w:rsidR="007721C8">
        <w:t xml:space="preserve"> (Shuffled CCH; right)</w:t>
      </w:r>
      <w:r w:rsidR="00AE22BB">
        <w:t>.</w:t>
      </w:r>
      <w:r w:rsidR="00464399">
        <w:t xml:space="preserve"> (</w:t>
      </w:r>
      <w:r w:rsidR="00464399" w:rsidRPr="00970D38">
        <w:rPr>
          <w:b/>
        </w:rPr>
        <w:t>B</w:t>
      </w:r>
      <w:r w:rsidR="00464399">
        <w:t xml:space="preserve">) </w:t>
      </w:r>
      <w:r w:rsidR="001B4855">
        <w:t xml:space="preserve">Cross correlation histogram correction. </w:t>
      </w:r>
      <w:r w:rsidR="00712841">
        <w:t>Within each spindle cycle, the S</w:t>
      </w:r>
      <w:r w:rsidR="002D39E3">
        <w:t>huffled CCH is subtracted</w:t>
      </w:r>
      <w:r w:rsidR="00712841">
        <w:t xml:space="preserve"> from the Raw CCH to generate a Corrected CCH.</w:t>
      </w:r>
      <w:r w:rsidR="00C86113">
        <w:t xml:space="preserve"> The peak, and time of peak (red arrows) are collected for each pair of neurons</w:t>
      </w:r>
      <w:r w:rsidR="00FC7EEE">
        <w:t xml:space="preserve"> in each spindle cycle</w:t>
      </w:r>
      <w:r w:rsidR="00C86113">
        <w:t>. (</w:t>
      </w:r>
      <w:r w:rsidR="00C86113" w:rsidRPr="00970D38">
        <w:rPr>
          <w:b/>
        </w:rPr>
        <w:t>C</w:t>
      </w:r>
      <w:r w:rsidR="00C86113">
        <w:t xml:space="preserve">) Summary of all neurons’ </w:t>
      </w:r>
      <w:r w:rsidR="003F78BB">
        <w:t>Corrected CCH</w:t>
      </w:r>
      <w:r w:rsidR="00C86113">
        <w:t xml:space="preserve"> statistics across spindle cycles. The average spindle band waveform for each spindle cycle (top) is plotted along with the average </w:t>
      </w:r>
      <w:r w:rsidR="00FA77CB">
        <w:t>Corrected CCH peak</w:t>
      </w:r>
      <w:r w:rsidR="00C86113">
        <w:t xml:space="preserve"> (</w:t>
      </w:r>
      <w:r w:rsidR="00FA77CB">
        <w:t>middle</w:t>
      </w:r>
      <w:r w:rsidR="00C86113">
        <w:t>)</w:t>
      </w:r>
      <w:r w:rsidR="00FA77CB">
        <w:t xml:space="preserve"> and time of peak</w:t>
      </w:r>
      <w:r w:rsidR="00995B9F">
        <w:t xml:space="preserve"> (bottom)</w:t>
      </w:r>
      <w:r w:rsidR="00FA77CB">
        <w:t>.</w:t>
      </w:r>
      <w:r w:rsidR="00C833F3">
        <w:t xml:space="preserve"> Blue lines reflect averages during actual spindle epochs and black/gray lines reflect averages during random epochs. Error bars represent the standard error of the mean. (</w:t>
      </w:r>
      <w:r w:rsidR="00C833F3" w:rsidRPr="00970D38">
        <w:rPr>
          <w:b/>
        </w:rPr>
        <w:t>D</w:t>
      </w:r>
      <w:r w:rsidR="00C833F3">
        <w:t xml:space="preserve">) </w:t>
      </w:r>
      <w:r w:rsidR="00C308D0">
        <w:t xml:space="preserve">The </w:t>
      </w:r>
      <w:r w:rsidR="007624B4">
        <w:t xml:space="preserve">peak and time of peak </w:t>
      </w:r>
      <w:r w:rsidR="00D860F3">
        <w:t xml:space="preserve">are reproduced for the same categories as in </w:t>
      </w:r>
      <w:r w:rsidR="003137B2">
        <w:t>Figure</w:t>
      </w:r>
      <w:r w:rsidR="00D860F3">
        <w:t xml:space="preserve"> 3D.</w:t>
      </w:r>
      <w:r w:rsidR="00C308D0">
        <w:t xml:space="preserve"> </w:t>
      </w:r>
      <w:r w:rsidR="006A0648">
        <w:t>S</w:t>
      </w:r>
      <w:r w:rsidR="005E7051">
        <w:t>ignificant differences between the categories are highlighted with asterisks.</w:t>
      </w:r>
      <w:r>
        <w:t xml:space="preserve"> (</w:t>
      </w:r>
      <w:r w:rsidRPr="007061ED">
        <w:rPr>
          <w:b/>
        </w:rPr>
        <w:t>E</w:t>
      </w:r>
      <w:r>
        <w:t>) The full distributions of Peak Cofiring Probability (left) and Time at Peak Cofiring Probability (right) plotted as CDFs.</w:t>
      </w:r>
    </w:p>
    <w:p w14:paraId="4B619548" w14:textId="77777777" w:rsidR="00A17A79" w:rsidRDefault="00A17A79" w:rsidP="00AE6898"/>
    <w:p w14:paraId="6DEEAD35" w14:textId="77777777" w:rsidR="006727CC" w:rsidRDefault="006727CC" w:rsidP="00AE6898">
      <w:r>
        <w:br w:type="page"/>
      </w:r>
    </w:p>
    <w:p w14:paraId="49316408" w14:textId="56A87FBF" w:rsidR="00A17A79" w:rsidRDefault="006727CC" w:rsidP="00AE6898">
      <w:r>
        <w:rPr>
          <w:b/>
          <w:noProof/>
        </w:rPr>
        <w:lastRenderedPageBreak/>
        <w:drawing>
          <wp:inline distT="0" distB="0" distL="0" distR="0" wp14:anchorId="0E4F0FBC" wp14:editId="53D63806">
            <wp:extent cx="5943600" cy="38080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ai"/>
                    <pic:cNvPicPr/>
                  </pic:nvPicPr>
                  <pic:blipFill>
                    <a:blip r:embed="rId39">
                      <a:extLst>
                        <a:ext uri="{28A0092B-C50C-407E-A947-70E740481C1C}">
                          <a14:useLocalDpi xmlns:a14="http://schemas.microsoft.com/office/drawing/2010/main" val="0"/>
                        </a:ext>
                      </a:extLst>
                    </a:blip>
                    <a:stretch>
                      <a:fillRect/>
                    </a:stretch>
                  </pic:blipFill>
                  <pic:spPr>
                    <a:xfrm>
                      <a:off x="0" y="0"/>
                      <a:ext cx="5943600" cy="3808095"/>
                    </a:xfrm>
                    <a:prstGeom prst="rect">
                      <a:avLst/>
                    </a:prstGeom>
                  </pic:spPr>
                </pic:pic>
              </a:graphicData>
            </a:graphic>
          </wp:inline>
        </w:drawing>
      </w:r>
      <w:proofErr w:type="gramStart"/>
      <w:r w:rsidR="003137B2">
        <w:rPr>
          <w:b/>
        </w:rPr>
        <w:t>Figure</w:t>
      </w:r>
      <w:r w:rsidR="00A17A79" w:rsidRPr="00CA3289">
        <w:rPr>
          <w:b/>
        </w:rPr>
        <w:t xml:space="preserve"> 5 – Effect of Nesting</w:t>
      </w:r>
      <w:r w:rsidR="009E78C0">
        <w:t xml:space="preserve"> – </w:t>
      </w:r>
      <w:r w:rsidR="00063377">
        <w:t>(</w:t>
      </w:r>
      <w:r w:rsidR="00063377" w:rsidRPr="00ED307E">
        <w:rPr>
          <w:b/>
        </w:rPr>
        <w:t>A</w:t>
      </w:r>
      <w:r w:rsidR="00063377">
        <w:t xml:space="preserve">) Timing of spindles relative to </w:t>
      </w:r>
      <w:r w:rsidR="004027C5">
        <w:t>SO</w:t>
      </w:r>
      <w:r w:rsidR="00063377">
        <w:t>.</w:t>
      </w:r>
      <w:proofErr w:type="gramEnd"/>
      <w:r w:rsidR="00063377">
        <w:t xml:space="preserve"> (</w:t>
      </w:r>
      <w:r w:rsidR="00063377" w:rsidRPr="00ED307E">
        <w:rPr>
          <w:b/>
        </w:rPr>
        <w:t>B</w:t>
      </w:r>
      <w:r w:rsidR="00063377">
        <w:t xml:space="preserve">) </w:t>
      </w:r>
      <w:r w:rsidR="00A87901">
        <w:t>Example of b</w:t>
      </w:r>
      <w:r w:rsidR="00063377">
        <w:t xml:space="preserve">inning spindles based on timing relative to </w:t>
      </w:r>
      <w:r w:rsidR="004027C5">
        <w:t>SO</w:t>
      </w:r>
      <w:r w:rsidR="00C017FA">
        <w:t xml:space="preserve"> in one animal</w:t>
      </w:r>
      <w:r w:rsidR="00063377">
        <w:t xml:space="preserve">. </w:t>
      </w:r>
      <w:r w:rsidR="00C017FA">
        <w:t xml:space="preserve">The distribution of time delays is plotted as a bar graph. </w:t>
      </w:r>
      <w:r w:rsidR="009A06C6">
        <w:t>Windows representing the spindle bin closest to</w:t>
      </w:r>
      <w:r w:rsidR="00790FE3">
        <w:t xml:space="preserve"> (dark blue</w:t>
      </w:r>
      <w:r w:rsidR="00186476">
        <w:t xml:space="preserve"> rectangle</w:t>
      </w:r>
      <w:r w:rsidR="00790FE3">
        <w:t>)</w:t>
      </w:r>
      <w:r w:rsidR="009A06C6">
        <w:t>, and farthest from</w:t>
      </w:r>
      <w:r w:rsidR="00790FE3">
        <w:t xml:space="preserve"> (light blue</w:t>
      </w:r>
      <w:r w:rsidR="00186476">
        <w:t xml:space="preserve"> rectangle</w:t>
      </w:r>
      <w:r w:rsidR="00790FE3">
        <w:t>)</w:t>
      </w:r>
      <w:r w:rsidR="009A06C6">
        <w:t xml:space="preserve"> </w:t>
      </w:r>
      <w:r w:rsidR="004027C5">
        <w:t>SO</w:t>
      </w:r>
      <w:r w:rsidR="009A06C6">
        <w:t xml:space="preserve"> are overlaid.</w:t>
      </w:r>
      <w:r w:rsidR="00A528B7">
        <w:t xml:space="preserve"> Intermediate window starts are represented by blue dots.</w:t>
      </w:r>
      <w:r w:rsidR="003A0D91">
        <w:t xml:space="preserve"> The color gets lighter as the window start gets farther from the slow oscillation.</w:t>
      </w:r>
      <w:r w:rsidR="00C30F99">
        <w:t xml:space="preserve"> (</w:t>
      </w:r>
      <w:r w:rsidR="00C30F99" w:rsidRPr="00ED307E">
        <w:rPr>
          <w:b/>
        </w:rPr>
        <w:t>C</w:t>
      </w:r>
      <w:r w:rsidR="00C30F99">
        <w:t xml:space="preserve">) </w:t>
      </w:r>
      <w:r w:rsidR="00480363">
        <w:t>The distribution of spindle induced pairwise correlations for each bin. Colors match the window colors in B.</w:t>
      </w:r>
      <w:r w:rsidR="0009752A">
        <w:t xml:space="preserve"> </w:t>
      </w:r>
      <w:r w:rsidR="00D86123">
        <w:t>T</w:t>
      </w:r>
      <w:r w:rsidR="0009752A">
        <w:t>he average pairwise correlation across</w:t>
      </w:r>
      <w:r w:rsidR="00D86123">
        <w:t xml:space="preserve"> </w:t>
      </w:r>
      <w:r w:rsidR="00571CDB">
        <w:t xml:space="preserve">bins is plotted with a linear fit </w:t>
      </w:r>
      <w:r w:rsidR="00D86123">
        <w:t>(l</w:t>
      </w:r>
      <w:r w:rsidR="008304DE">
        <w:t>eft inset), and t</w:t>
      </w:r>
      <w:r w:rsidR="00A93CDD">
        <w:t>he standard deviation of pairwise correlations across bins in plotted with a linear fit (right inset).</w:t>
      </w:r>
      <w:r w:rsidR="00DD2965">
        <w:t xml:space="preserve"> (</w:t>
      </w:r>
      <w:r w:rsidR="00DD2965" w:rsidRPr="00010A25">
        <w:rPr>
          <w:b/>
        </w:rPr>
        <w:t>D</w:t>
      </w:r>
      <w:r w:rsidR="00DD2965">
        <w:t xml:space="preserve">) </w:t>
      </w:r>
      <w:r w:rsidR="006E3520">
        <w:t>The distribution</w:t>
      </w:r>
      <w:r w:rsidR="001F1908">
        <w:t>s</w:t>
      </w:r>
      <w:r w:rsidR="006E3520">
        <w:t xml:space="preserve"> of spindle induced pairwise correlations are reproduced for the bin</w:t>
      </w:r>
      <w:r w:rsidR="00A22043">
        <w:t>s</w:t>
      </w:r>
      <w:r w:rsidR="006E3520">
        <w:t xml:space="preserve"> closest</w:t>
      </w:r>
      <w:r w:rsidR="00100A02">
        <w:t xml:space="preserve"> to </w:t>
      </w:r>
      <w:r w:rsidR="004027C5">
        <w:t>SO</w:t>
      </w:r>
      <w:r w:rsidR="00100A02">
        <w:t>, [0,1.5</w:t>
      </w:r>
      <w:r w:rsidR="006E3520">
        <w:t xml:space="preserve">], and farthest </w:t>
      </w:r>
      <w:r w:rsidR="00100A02">
        <w:t xml:space="preserve">from </w:t>
      </w:r>
      <w:r w:rsidR="004027C5">
        <w:t>SO</w:t>
      </w:r>
      <w:r w:rsidR="00010A25">
        <w:t>,</w:t>
      </w:r>
      <w:r w:rsidR="00100A02">
        <w:t xml:space="preserve"> [4.5,6</w:t>
      </w:r>
      <w:r w:rsidR="006E3520">
        <w:t>]</w:t>
      </w:r>
      <w:r w:rsidR="00010A25">
        <w:t>, (</w:t>
      </w:r>
      <w:r w:rsidR="002719A4">
        <w:t>upper</w:t>
      </w:r>
      <w:r w:rsidR="00010A25">
        <w:t>)</w:t>
      </w:r>
      <w:r w:rsidR="006E3520">
        <w:t>.</w:t>
      </w:r>
      <w:r w:rsidR="00D73D86">
        <w:t xml:space="preserve"> </w:t>
      </w:r>
      <w:r w:rsidR="008A5E3D">
        <w:t>G</w:t>
      </w:r>
      <w:r w:rsidR="00D73D86">
        <w:t>ray lines</w:t>
      </w:r>
      <w:r w:rsidR="008A5E3D">
        <w:t xml:space="preserve"> divide the distributions into sextiles</w:t>
      </w:r>
      <w:r w:rsidR="00FC44C0">
        <w:t xml:space="preserve"> (upper)</w:t>
      </w:r>
      <w:r w:rsidR="00D73D86">
        <w:t>.</w:t>
      </w:r>
      <w:r w:rsidR="00010A25">
        <w:t xml:space="preserve"> </w:t>
      </w:r>
      <w:r w:rsidR="00FE0728">
        <w:t>The difference in sextile dividers is plotted with 95% confidence intervals</w:t>
      </w:r>
      <w:r w:rsidR="00497D7C">
        <w:t xml:space="preserve"> as error</w:t>
      </w:r>
      <w:r w:rsidR="00D22D06">
        <w:t xml:space="preserve"> </w:t>
      </w:r>
      <w:r w:rsidR="00497D7C">
        <w:t>bars</w:t>
      </w:r>
      <w:r w:rsidR="00D22D06">
        <w:t xml:space="preserve"> (lower)</w:t>
      </w:r>
      <w:r w:rsidR="00FE0728">
        <w:t>.</w:t>
      </w:r>
    </w:p>
    <w:p w14:paraId="158300A2" w14:textId="77777777" w:rsidR="005D278F" w:rsidRDefault="005D278F" w:rsidP="00AE6898"/>
    <w:p w14:paraId="4E9ABC36" w14:textId="77777777" w:rsidR="006727CC" w:rsidRDefault="006727CC" w:rsidP="00AE6898">
      <w:r>
        <w:br w:type="page"/>
      </w:r>
    </w:p>
    <w:p w14:paraId="6C4F048B" w14:textId="33A60491" w:rsidR="006727CC" w:rsidRDefault="00CF76E7" w:rsidP="00AE6898">
      <w:bookmarkStart w:id="264" w:name="_GoBack"/>
      <w:r>
        <w:rPr>
          <w:noProof/>
        </w:rPr>
        <w:lastRenderedPageBreak/>
        <w:drawing>
          <wp:inline distT="0" distB="0" distL="0" distR="0" wp14:anchorId="0309F5B6" wp14:editId="13F850F1">
            <wp:extent cx="4191000" cy="3619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6.ai"/>
                    <pic:cNvPicPr/>
                  </pic:nvPicPr>
                  <pic:blipFill>
                    <a:blip r:embed="rId40">
                      <a:extLst>
                        <a:ext uri="{28A0092B-C50C-407E-A947-70E740481C1C}">
                          <a14:useLocalDpi xmlns:a14="http://schemas.microsoft.com/office/drawing/2010/main" val="0"/>
                        </a:ext>
                      </a:extLst>
                    </a:blip>
                    <a:stretch>
                      <a:fillRect/>
                    </a:stretch>
                  </pic:blipFill>
                  <pic:spPr>
                    <a:xfrm>
                      <a:off x="0" y="0"/>
                      <a:ext cx="4191000" cy="3619500"/>
                    </a:xfrm>
                    <a:prstGeom prst="rect">
                      <a:avLst/>
                    </a:prstGeom>
                  </pic:spPr>
                </pic:pic>
              </a:graphicData>
            </a:graphic>
          </wp:inline>
        </w:drawing>
      </w:r>
      <w:bookmarkEnd w:id="264"/>
    </w:p>
    <w:p w14:paraId="50A611F4" w14:textId="5D49526E" w:rsidR="00D208FF" w:rsidRDefault="003137B2" w:rsidP="00AE6898">
      <w:r>
        <w:rPr>
          <w:b/>
        </w:rPr>
        <w:t>Figure</w:t>
      </w:r>
      <w:r w:rsidR="00D208FF">
        <w:rPr>
          <w:b/>
        </w:rPr>
        <w:t xml:space="preserve"> 6</w:t>
      </w:r>
      <w:r w:rsidR="00D208FF" w:rsidRPr="00CA3289">
        <w:rPr>
          <w:b/>
        </w:rPr>
        <w:t xml:space="preserve"> – </w:t>
      </w:r>
      <w:r w:rsidR="0033355C">
        <w:rPr>
          <w:b/>
        </w:rPr>
        <w:t xml:space="preserve">Summary </w:t>
      </w:r>
      <w:r>
        <w:rPr>
          <w:b/>
        </w:rPr>
        <w:t>Figure</w:t>
      </w:r>
      <w:r w:rsidR="00D208FF">
        <w:t xml:space="preserve"> – (</w:t>
      </w:r>
      <w:r w:rsidR="00D208FF" w:rsidRPr="00ED307E">
        <w:rPr>
          <w:b/>
        </w:rPr>
        <w:t>A</w:t>
      </w:r>
      <w:r w:rsidR="00D208FF">
        <w:t xml:space="preserve">) </w:t>
      </w:r>
      <w:r w:rsidR="00EB15E6">
        <w:t>Idealized distributions (left, C</w:t>
      </w:r>
      <w:r w:rsidR="00591B96">
        <w:t>DF</w:t>
      </w:r>
      <w:r w:rsidR="00EB15E6">
        <w:t>; right, P</w:t>
      </w:r>
      <w:r w:rsidR="00591B96">
        <w:t>DF) of pairwise correlations during random epochs (black) and spindle epochs (blue)</w:t>
      </w:r>
      <w:r w:rsidR="00D208FF">
        <w:t xml:space="preserve">. </w:t>
      </w:r>
      <w:r w:rsidR="002C15CE">
        <w:t>Sextile dividers are plotted as gray lines and blue arrows indicate a rightward shift in the distribution of correlations across all sextiles</w:t>
      </w:r>
      <w:r w:rsidR="00FF1A2C">
        <w:t xml:space="preserve"> during spindles</w:t>
      </w:r>
      <w:r w:rsidR="002C15CE">
        <w:t xml:space="preserve">. </w:t>
      </w:r>
      <w:r w:rsidR="00D208FF">
        <w:t>(</w:t>
      </w:r>
      <w:r w:rsidR="00D208FF" w:rsidRPr="00ED307E">
        <w:rPr>
          <w:b/>
        </w:rPr>
        <w:t>B</w:t>
      </w:r>
      <w:r w:rsidR="00D208FF">
        <w:t xml:space="preserve">) </w:t>
      </w:r>
      <w:r w:rsidR="00EB15E6">
        <w:t>Idealized distributions (left, C</w:t>
      </w:r>
      <w:r w:rsidR="008400CE">
        <w:t>DF</w:t>
      </w:r>
      <w:r w:rsidR="00EB15E6">
        <w:t>; right, P</w:t>
      </w:r>
      <w:r w:rsidR="008400CE">
        <w:t xml:space="preserve">DF) of spindle induced pairwise correlations near </w:t>
      </w:r>
      <w:r w:rsidR="004027C5">
        <w:t>SO</w:t>
      </w:r>
      <w:r w:rsidR="008400CE">
        <w:t xml:space="preserve"> (dark blue) and far from </w:t>
      </w:r>
      <w:r w:rsidR="004027C5">
        <w:t>SO</w:t>
      </w:r>
      <w:r w:rsidR="008400CE">
        <w:t xml:space="preserve"> (light blue).</w:t>
      </w:r>
      <w:r w:rsidR="00021ADD">
        <w:t xml:space="preserve"> Sextile dividers are plotted as gray lines and dark blue arrows indicate a tightening of the distribution of correlations for spindles nearer to </w:t>
      </w:r>
      <w:r w:rsidR="004027C5">
        <w:t>SO</w:t>
      </w:r>
      <w:r w:rsidR="00021ADD">
        <w:t>.</w:t>
      </w:r>
    </w:p>
    <w:p w14:paraId="0E3BE45A" w14:textId="77777777" w:rsidR="00D208FF" w:rsidRDefault="00D208FF" w:rsidP="00AE6898"/>
    <w:p w14:paraId="787633CF" w14:textId="77777777" w:rsidR="006727CC" w:rsidRDefault="006727CC" w:rsidP="00AE6898">
      <w:r>
        <w:br w:type="page"/>
      </w:r>
    </w:p>
    <w:p w14:paraId="7061639D" w14:textId="77777777" w:rsidR="006F145B" w:rsidRDefault="007F48A1" w:rsidP="00AE6898">
      <w:r>
        <w:rPr>
          <w:noProof/>
        </w:rPr>
        <w:lastRenderedPageBreak/>
        <w:drawing>
          <wp:inline distT="0" distB="0" distL="0" distR="0" wp14:anchorId="512738B9" wp14:editId="68B7EF17">
            <wp:extent cx="3454400" cy="45339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FigureSupplement1.ai"/>
                    <pic:cNvPicPr/>
                  </pic:nvPicPr>
                  <pic:blipFill>
                    <a:blip r:embed="rId41">
                      <a:extLst>
                        <a:ext uri="{28A0092B-C50C-407E-A947-70E740481C1C}">
                          <a14:useLocalDpi xmlns:a14="http://schemas.microsoft.com/office/drawing/2010/main" val="0"/>
                        </a:ext>
                      </a:extLst>
                    </a:blip>
                    <a:stretch>
                      <a:fillRect/>
                    </a:stretch>
                  </pic:blipFill>
                  <pic:spPr>
                    <a:xfrm>
                      <a:off x="0" y="0"/>
                      <a:ext cx="3454400" cy="4533900"/>
                    </a:xfrm>
                    <a:prstGeom prst="rect">
                      <a:avLst/>
                    </a:prstGeom>
                  </pic:spPr>
                </pic:pic>
              </a:graphicData>
            </a:graphic>
          </wp:inline>
        </w:drawing>
      </w:r>
    </w:p>
    <w:p w14:paraId="2AFABFD5" w14:textId="2787EBE9" w:rsidR="005D278F" w:rsidRPr="00E856B0" w:rsidRDefault="003137B2" w:rsidP="00AE6898">
      <w:pPr>
        <w:rPr>
          <w:color w:val="000000"/>
        </w:rPr>
      </w:pPr>
      <w:r>
        <w:rPr>
          <w:b/>
          <w:color w:val="000000"/>
        </w:rPr>
        <w:t>Figure</w:t>
      </w:r>
      <w:r w:rsidR="00E856B0" w:rsidRPr="00970D38">
        <w:rPr>
          <w:b/>
          <w:color w:val="000000"/>
        </w:rPr>
        <w:t xml:space="preserve"> </w:t>
      </w:r>
      <w:r w:rsidR="00E856B0">
        <w:rPr>
          <w:b/>
          <w:color w:val="000000"/>
        </w:rPr>
        <w:t xml:space="preserve">1 – </w:t>
      </w:r>
      <w:r>
        <w:rPr>
          <w:b/>
          <w:color w:val="000000"/>
        </w:rPr>
        <w:t>Figure</w:t>
      </w:r>
      <w:r w:rsidR="00E856B0">
        <w:rPr>
          <w:b/>
          <w:color w:val="000000"/>
        </w:rPr>
        <w:t xml:space="preserve"> Supplement</w:t>
      </w:r>
      <w:r w:rsidR="004E1DF3">
        <w:rPr>
          <w:b/>
          <w:color w:val="000000"/>
        </w:rPr>
        <w:t xml:space="preserve"> </w:t>
      </w:r>
      <w:r w:rsidR="00E856B0">
        <w:rPr>
          <w:b/>
          <w:color w:val="000000"/>
        </w:rPr>
        <w:t xml:space="preserve">1 </w:t>
      </w:r>
      <w:r w:rsidR="00E856B0">
        <w:rPr>
          <w:color w:val="000000"/>
        </w:rPr>
        <w:t xml:space="preserve">– </w:t>
      </w:r>
      <w:r w:rsidR="00165663" w:rsidRPr="00D81C96">
        <w:rPr>
          <w:b/>
          <w:color w:val="000000"/>
        </w:rPr>
        <w:t>Example S</w:t>
      </w:r>
      <w:r w:rsidR="00E856B0" w:rsidRPr="00D81C96">
        <w:rPr>
          <w:b/>
          <w:color w:val="000000"/>
        </w:rPr>
        <w:t>leep Classification</w:t>
      </w:r>
      <w:r w:rsidR="008E3AEC" w:rsidRPr="00D81C96">
        <w:rPr>
          <w:b/>
          <w:color w:val="000000"/>
        </w:rPr>
        <w:t>.</w:t>
      </w:r>
      <w:r w:rsidR="006E6330">
        <w:rPr>
          <w:color w:val="000000"/>
        </w:rPr>
        <w:t xml:space="preserve"> </w:t>
      </w:r>
      <w:r w:rsidR="00435E45">
        <w:rPr>
          <w:color w:val="000000"/>
        </w:rPr>
        <w:t>(</w:t>
      </w:r>
      <w:r w:rsidR="007F2724">
        <w:rPr>
          <w:b/>
          <w:color w:val="000000"/>
        </w:rPr>
        <w:t>A</w:t>
      </w:r>
      <w:r w:rsidR="00435E45">
        <w:rPr>
          <w:color w:val="000000"/>
        </w:rPr>
        <w:t xml:space="preserve">) </w:t>
      </w:r>
      <w:r w:rsidR="0057145A">
        <w:rPr>
          <w:color w:val="000000"/>
        </w:rPr>
        <w:t xml:space="preserve">PSD scatter plot. </w:t>
      </w:r>
      <w:r w:rsidR="006E6330">
        <w:rPr>
          <w:color w:val="000000"/>
        </w:rPr>
        <w:t xml:space="preserve">Each dot represents the </w:t>
      </w:r>
      <w:r w:rsidR="006E6330">
        <w:t xml:space="preserve">power spectral density </w:t>
      </w:r>
      <w:r w:rsidR="004A3D8A">
        <w:t>in</w:t>
      </w:r>
      <w:r w:rsidR="006E6330">
        <w:t xml:space="preserve"> the delta (0.1–4 Hz) and gamma (30–60 Hz) frequency bands</w:t>
      </w:r>
      <w:r w:rsidR="008931FF">
        <w:t xml:space="preserve"> during 6 sec windows</w:t>
      </w:r>
      <w:r w:rsidR="006E6330">
        <w:t xml:space="preserve">. </w:t>
      </w:r>
      <w:r w:rsidR="00A077B3">
        <w:t>A</w:t>
      </w:r>
      <w:r w:rsidR="006E6330">
        <w:t xml:space="preserve"> K-means classifier was used to cluster epochs into two clusters</w:t>
      </w:r>
      <w:r w:rsidR="00435E45">
        <w:t>. Blue dots</w:t>
      </w:r>
      <w:r w:rsidR="006E6330">
        <w:t xml:space="preserve"> </w:t>
      </w:r>
      <w:r w:rsidR="0042626A">
        <w:t xml:space="preserve">belong to the cluster representing </w:t>
      </w:r>
      <w:r w:rsidR="006E6330">
        <w:t xml:space="preserve">NREM sleep and </w:t>
      </w:r>
      <w:r w:rsidR="0042626A">
        <w:t>orange pluses are used for the remaining dots</w:t>
      </w:r>
      <w:r w:rsidR="006E6330">
        <w:t xml:space="preserve">. </w:t>
      </w:r>
      <w:r w:rsidR="00F70D38">
        <w:t>(</w:t>
      </w:r>
      <w:r w:rsidR="00F70D38" w:rsidRPr="00F70D38">
        <w:rPr>
          <w:b/>
        </w:rPr>
        <w:t>B</w:t>
      </w:r>
      <w:r w:rsidR="00F70D38">
        <w:t xml:space="preserve">) </w:t>
      </w:r>
      <w:r w:rsidR="002F6012">
        <w:t>Sleep classification</w:t>
      </w:r>
      <w:r w:rsidR="002E7142">
        <w:t xml:space="preserve"> across </w:t>
      </w:r>
      <w:r w:rsidR="002F6012">
        <w:t>time</w:t>
      </w:r>
      <w:r w:rsidR="002E7142">
        <w:t>.</w:t>
      </w:r>
      <w:r w:rsidR="00716EA1">
        <w:t xml:space="preserve"> </w:t>
      </w:r>
      <w:r w:rsidR="00F239E3">
        <w:t>A</w:t>
      </w:r>
      <w:r w:rsidR="00716EA1">
        <w:t>verage LFP</w:t>
      </w:r>
      <w:r w:rsidR="00F239E3">
        <w:t xml:space="preserve"> trace</w:t>
      </w:r>
      <w:r w:rsidR="00716EA1">
        <w:t xml:space="preserve"> is p</w:t>
      </w:r>
      <w:r w:rsidR="00D300AC">
        <w:t xml:space="preserve">lotted across </w:t>
      </w:r>
      <w:r w:rsidR="009E2A0F">
        <w:t xml:space="preserve">a 2 </w:t>
      </w:r>
      <w:proofErr w:type="spellStart"/>
      <w:r w:rsidR="009E2A0F">
        <w:t>hr</w:t>
      </w:r>
      <w:proofErr w:type="spellEnd"/>
      <w:r w:rsidR="009E2A0F">
        <w:t xml:space="preserve"> sleep session</w:t>
      </w:r>
      <w:r w:rsidR="00D300AC">
        <w:t xml:space="preserve"> (blue). Identified sleep epochs are highlighted with red boxes.</w:t>
      </w:r>
    </w:p>
    <w:p w14:paraId="1DC9CCEA" w14:textId="77777777" w:rsidR="00E856B0" w:rsidRDefault="00E856B0" w:rsidP="00AE6898"/>
    <w:p w14:paraId="0E58F787" w14:textId="77777777" w:rsidR="006F145B" w:rsidRDefault="006F145B" w:rsidP="00AE6898">
      <w:r>
        <w:br w:type="page"/>
      </w:r>
    </w:p>
    <w:p w14:paraId="762872E7" w14:textId="084756E5" w:rsidR="00F4206A" w:rsidRDefault="002B0CA5" w:rsidP="00AE6898">
      <w:r>
        <w:rPr>
          <w:b/>
          <w:noProof/>
        </w:rPr>
        <w:lastRenderedPageBreak/>
        <w:drawing>
          <wp:inline distT="0" distB="0" distL="0" distR="0" wp14:anchorId="2F3F4FCB" wp14:editId="28AF1761">
            <wp:extent cx="5943600" cy="56089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FigureSupplement1.ai"/>
                    <pic:cNvPicPr/>
                  </pic:nvPicPr>
                  <pic:blipFill>
                    <a:blip r:embed="rId42">
                      <a:extLst>
                        <a:ext uri="{28A0092B-C50C-407E-A947-70E740481C1C}">
                          <a14:useLocalDpi xmlns:a14="http://schemas.microsoft.com/office/drawing/2010/main" val="0"/>
                        </a:ext>
                      </a:extLst>
                    </a:blip>
                    <a:stretch>
                      <a:fillRect/>
                    </a:stretch>
                  </pic:blipFill>
                  <pic:spPr>
                    <a:xfrm>
                      <a:off x="0" y="0"/>
                      <a:ext cx="5943600" cy="5608955"/>
                    </a:xfrm>
                    <a:prstGeom prst="rect">
                      <a:avLst/>
                    </a:prstGeom>
                  </pic:spPr>
                </pic:pic>
              </a:graphicData>
            </a:graphic>
          </wp:inline>
        </w:drawing>
      </w:r>
      <w:r w:rsidR="003137B2">
        <w:rPr>
          <w:b/>
        </w:rPr>
        <w:t>Figure</w:t>
      </w:r>
      <w:r w:rsidR="00F4206A" w:rsidRPr="00970D38">
        <w:rPr>
          <w:b/>
        </w:rPr>
        <w:t xml:space="preserve"> 4</w:t>
      </w:r>
      <w:r w:rsidR="00F4206A">
        <w:rPr>
          <w:b/>
        </w:rPr>
        <w:t xml:space="preserve"> </w:t>
      </w:r>
      <w:r w:rsidR="005E7450">
        <w:rPr>
          <w:b/>
        </w:rPr>
        <w:t>–</w:t>
      </w:r>
      <w:r w:rsidR="00F4206A">
        <w:rPr>
          <w:b/>
        </w:rPr>
        <w:t xml:space="preserve"> </w:t>
      </w:r>
      <w:r w:rsidR="003137B2">
        <w:rPr>
          <w:b/>
        </w:rPr>
        <w:t>Figure</w:t>
      </w:r>
      <w:r w:rsidR="00F4206A">
        <w:rPr>
          <w:b/>
        </w:rPr>
        <w:t xml:space="preserve"> Supplement</w:t>
      </w:r>
      <w:r w:rsidR="00D02FAF">
        <w:rPr>
          <w:b/>
        </w:rPr>
        <w:t xml:space="preserve"> </w:t>
      </w:r>
      <w:r w:rsidR="00F4206A">
        <w:rPr>
          <w:b/>
        </w:rPr>
        <w:t>1</w:t>
      </w:r>
      <w:r w:rsidR="00F4206A">
        <w:t xml:space="preserve"> – </w:t>
      </w:r>
      <w:r w:rsidR="00F4206A" w:rsidRPr="00D81C96">
        <w:rPr>
          <w:b/>
        </w:rPr>
        <w:t>Spindle Cycle Analysis of Synchrony</w:t>
      </w:r>
      <w:r w:rsidR="00F210A8" w:rsidRPr="00D81C96">
        <w:rPr>
          <w:b/>
        </w:rPr>
        <w:t xml:space="preserve"> Using the Raw Cross Correlation Histogram</w:t>
      </w:r>
      <w:r w:rsidR="00F4206A" w:rsidRPr="00D81C96">
        <w:rPr>
          <w:b/>
        </w:rPr>
        <w:t>.</w:t>
      </w:r>
      <w:r w:rsidR="00F4206A">
        <w:t xml:space="preserve"> (</w:t>
      </w:r>
      <w:r w:rsidR="00F4206A" w:rsidRPr="00970D38">
        <w:rPr>
          <w:b/>
        </w:rPr>
        <w:t>A</w:t>
      </w:r>
      <w:r w:rsidR="00F4206A">
        <w:t>) Generation of the cross correlation histogram. For a pair of units, relative spike times are extracted during specific spindle cycles. Relative spike times are aggregated across spindle epochs. (</w:t>
      </w:r>
      <w:r w:rsidR="00F4206A" w:rsidRPr="00970D38">
        <w:rPr>
          <w:b/>
        </w:rPr>
        <w:t>B</w:t>
      </w:r>
      <w:r w:rsidR="00F4206A">
        <w:t xml:space="preserve">) </w:t>
      </w:r>
      <w:r w:rsidR="0054323B">
        <w:t>Examples of the c</w:t>
      </w:r>
      <w:r w:rsidR="00F4206A">
        <w:t xml:space="preserve">ross correlation histogram </w:t>
      </w:r>
      <w:r w:rsidR="0054323B">
        <w:t>for two spindle cycles</w:t>
      </w:r>
      <w:r w:rsidR="00D71235">
        <w:t xml:space="preserve"> (</w:t>
      </w:r>
      <m:oMath>
        <m:r>
          <w:rPr>
            <w:rFonts w:ascii="Cambria Math" w:hAnsi="Cambria Math"/>
          </w:rPr>
          <m:t>[-2π</m:t>
        </m:r>
        <m:r>
          <m:rPr>
            <m:sty m:val="p"/>
          </m:rPr>
          <w:rPr>
            <w:rFonts w:ascii="Cambria Math" w:hAnsi="Cambria Math"/>
          </w:rPr>
          <m:t>, 0</m:t>
        </m:r>
        <m:r>
          <w:rPr>
            <w:rFonts w:ascii="Cambria Math" w:hAnsi="Cambria Math"/>
          </w:rPr>
          <m:t>]</m:t>
        </m:r>
      </m:oMath>
      <w:r w:rsidR="00D71235">
        <w:t xml:space="preserve">, left; </w:t>
      </w:r>
      <m:oMath>
        <m:r>
          <w:rPr>
            <w:rFonts w:ascii="Cambria Math" w:hAnsi="Cambria Math"/>
          </w:rPr>
          <m:t>[+8π</m:t>
        </m:r>
        <m:r>
          <m:rPr>
            <m:sty m:val="p"/>
          </m:rPr>
          <w:rPr>
            <w:rFonts w:ascii="Cambria Math" w:hAnsi="Cambria Math"/>
          </w:rPr>
          <m:t>, +10</m:t>
        </m:r>
        <m:r>
          <w:rPr>
            <w:rFonts w:ascii="Cambria Math" w:hAnsi="Cambria Math"/>
          </w:rPr>
          <m:t>π]</m:t>
        </m:r>
      </m:oMath>
      <w:r w:rsidR="00D71235">
        <w:t>, right)</w:t>
      </w:r>
      <w:r w:rsidR="00F4206A">
        <w:t>.</w:t>
      </w:r>
      <w:r w:rsidR="00E158BD">
        <w:t xml:space="preserve"> The peak, and time of peak (red arrows) are collected for each pair of neurons in each spindle cycle.</w:t>
      </w:r>
      <w:r w:rsidR="00F4206A">
        <w:t xml:space="preserve"> (</w:t>
      </w:r>
      <w:r w:rsidR="00F4206A" w:rsidRPr="00970D38">
        <w:rPr>
          <w:b/>
        </w:rPr>
        <w:t>C</w:t>
      </w:r>
      <w:r w:rsidR="00F4206A">
        <w:t>) Summary of all neurons’ CCH statistics across spindle cycles. The average spindle band waveform for each spindle cycle (top) is plotted along with the average CCH peak (middle) and time of peak (bottom). Blue lines reflect averages during actual spindle epochs and black/gray lines reflect averages during random epochs. Error bars represent the standard error of the mean. (</w:t>
      </w:r>
      <w:r w:rsidR="00F4206A" w:rsidRPr="00970D38">
        <w:rPr>
          <w:b/>
        </w:rPr>
        <w:t>D</w:t>
      </w:r>
      <w:r w:rsidR="00F4206A">
        <w:t xml:space="preserve">) The peak and time of peak are reproduced for the same categories as in </w:t>
      </w:r>
      <w:r w:rsidR="003137B2">
        <w:t>Figure</w:t>
      </w:r>
      <w:r w:rsidR="00F4206A">
        <w:t xml:space="preserve"> 3D</w:t>
      </w:r>
      <w:r w:rsidR="007F5107">
        <w:t xml:space="preserve"> and </w:t>
      </w:r>
      <w:r w:rsidR="003137B2">
        <w:t>Figure</w:t>
      </w:r>
      <w:r w:rsidR="007F5107">
        <w:t xml:space="preserve"> 4D</w:t>
      </w:r>
      <w:r w:rsidR="00F4206A">
        <w:t xml:space="preserve">. </w:t>
      </w:r>
      <w:r w:rsidR="00504915">
        <w:t>S</w:t>
      </w:r>
      <w:r w:rsidR="00F4206A">
        <w:t>ignificant differences between the categories are highlighted with asterisks.</w:t>
      </w:r>
    </w:p>
    <w:p w14:paraId="4D3C0425" w14:textId="77777777" w:rsidR="00FF14CB" w:rsidRDefault="00FF14CB" w:rsidP="00AE6898"/>
    <w:p w14:paraId="3F1BC9A5" w14:textId="77777777" w:rsidR="00FF14CB" w:rsidRDefault="00FF14CB" w:rsidP="00AE6898">
      <w:r>
        <w:br w:type="page"/>
      </w:r>
    </w:p>
    <w:p w14:paraId="39927BC2" w14:textId="56885297" w:rsidR="00893E93" w:rsidRDefault="00893E93" w:rsidP="00AE6898">
      <w:pPr>
        <w:rPr>
          <w:noProof/>
        </w:rPr>
      </w:pPr>
      <w:r>
        <w:rPr>
          <w:noProof/>
        </w:rPr>
        <w:lastRenderedPageBreak/>
        <w:drawing>
          <wp:inline distT="0" distB="0" distL="0" distR="0" wp14:anchorId="46D53D34" wp14:editId="3B5E073F">
            <wp:extent cx="4460875" cy="260761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FigureSupplement2.ai"/>
                    <pic:cNvPicPr/>
                  </pic:nvPicPr>
                  <pic:blipFill rotWithShape="1">
                    <a:blip r:embed="rId43">
                      <a:extLst>
                        <a:ext uri="{28A0092B-C50C-407E-A947-70E740481C1C}">
                          <a14:useLocalDpi xmlns:a14="http://schemas.microsoft.com/office/drawing/2010/main" val="0"/>
                        </a:ext>
                      </a:extLst>
                    </a:blip>
                    <a:srcRect t="58331" r="24938"/>
                    <a:stretch/>
                  </pic:blipFill>
                  <pic:spPr bwMode="auto">
                    <a:xfrm>
                      <a:off x="0" y="0"/>
                      <a:ext cx="4460875" cy="2607616"/>
                    </a:xfrm>
                    <a:prstGeom prst="rect">
                      <a:avLst/>
                    </a:prstGeom>
                    <a:ln>
                      <a:noFill/>
                    </a:ln>
                    <a:extLst>
                      <a:ext uri="{53640926-AAD7-44d8-BBD7-CCE9431645EC}">
                        <a14:shadowObscured xmlns:a14="http://schemas.microsoft.com/office/drawing/2010/main"/>
                      </a:ext>
                    </a:extLst>
                  </pic:spPr>
                </pic:pic>
              </a:graphicData>
            </a:graphic>
          </wp:inline>
        </w:drawing>
      </w:r>
    </w:p>
    <w:p w14:paraId="583A27EC" w14:textId="597209F4" w:rsidR="00B8057D" w:rsidRDefault="003137B2" w:rsidP="00AE6898">
      <w:r>
        <w:rPr>
          <w:b/>
          <w:color w:val="000000"/>
        </w:rPr>
        <w:t>Figure</w:t>
      </w:r>
      <w:r w:rsidR="00FF14CB" w:rsidRPr="00970D38">
        <w:rPr>
          <w:b/>
          <w:color w:val="000000"/>
        </w:rPr>
        <w:t xml:space="preserve"> 4</w:t>
      </w:r>
      <w:r w:rsidR="00FF14CB">
        <w:rPr>
          <w:b/>
          <w:color w:val="000000"/>
        </w:rPr>
        <w:t xml:space="preserve"> – </w:t>
      </w:r>
      <w:r>
        <w:rPr>
          <w:b/>
          <w:color w:val="000000"/>
        </w:rPr>
        <w:t>Figure</w:t>
      </w:r>
      <w:r w:rsidR="00FF14CB">
        <w:rPr>
          <w:b/>
          <w:color w:val="000000"/>
        </w:rPr>
        <w:t xml:space="preserve"> Supplement 2</w:t>
      </w:r>
      <w:r w:rsidR="00FF14CB">
        <w:rPr>
          <w:color w:val="000000"/>
        </w:rPr>
        <w:t xml:space="preserve"> – </w:t>
      </w:r>
      <w:r w:rsidR="00FF14CB" w:rsidRPr="00D81C96">
        <w:rPr>
          <w:b/>
          <w:color w:val="000000"/>
        </w:rPr>
        <w:t>Spindle</w:t>
      </w:r>
      <w:r w:rsidR="0099163F">
        <w:rPr>
          <w:b/>
          <w:color w:val="000000"/>
        </w:rPr>
        <w:t>s</w:t>
      </w:r>
      <w:r w:rsidR="00FF14CB" w:rsidRPr="00D81C96">
        <w:rPr>
          <w:b/>
          <w:color w:val="000000"/>
        </w:rPr>
        <w:t xml:space="preserve"> </w:t>
      </w:r>
      <w:r w:rsidR="0099163F">
        <w:rPr>
          <w:b/>
          <w:color w:val="000000"/>
        </w:rPr>
        <w:t>Increase Pairwise Correlations Across the Distribution of Correlations</w:t>
      </w:r>
      <w:r w:rsidR="00FF14CB" w:rsidRPr="00D81C96">
        <w:rPr>
          <w:b/>
          <w:color w:val="000000"/>
        </w:rPr>
        <w:t>.</w:t>
      </w:r>
      <w:r w:rsidR="00FF14CB">
        <w:rPr>
          <w:color w:val="000000"/>
        </w:rPr>
        <w:t xml:space="preserve"> </w:t>
      </w:r>
      <w:r w:rsidR="00B8057D">
        <w:t>The distributions of induced pairwise correlations are reproduced during random epochs (black; upper) and spindle peaks (blue; upper). Gray lines divide the distributions into sextiles (upper). The difference in sextile dividers is plotted with 95% confidence intervals as error bars (lower).</w:t>
      </w:r>
    </w:p>
    <w:p w14:paraId="56210E74" w14:textId="22AD2CA2" w:rsidR="00A77316" w:rsidRDefault="00A77316" w:rsidP="00AE6898"/>
    <w:p w14:paraId="7E9512B1" w14:textId="77777777" w:rsidR="007B7EED" w:rsidRDefault="007B7EED" w:rsidP="00AE6898">
      <w:pPr>
        <w:rPr>
          <w:sz w:val="32"/>
        </w:rPr>
      </w:pPr>
      <w:r>
        <w:br w:type="page"/>
      </w:r>
    </w:p>
    <w:p w14:paraId="4D3466F6" w14:textId="71951009" w:rsidR="00A77316" w:rsidRDefault="00A77316" w:rsidP="00AE6898">
      <w:pPr>
        <w:pStyle w:val="SectionHeading"/>
      </w:pPr>
      <w:r>
        <w:lastRenderedPageBreak/>
        <w:t>For Submission</w:t>
      </w:r>
    </w:p>
    <w:p w14:paraId="276A0DD3" w14:textId="77777777" w:rsidR="006C34AD" w:rsidRDefault="006C34AD" w:rsidP="00AE6898">
      <w:pPr>
        <w:rPr>
          <w:rStyle w:val="Strong"/>
          <w:rFonts w:eastAsia="Times New Roman"/>
          <w:b w:val="0"/>
          <w:bCs w:val="0"/>
          <w:color w:val="212121"/>
        </w:rPr>
      </w:pPr>
      <w:r>
        <w:rPr>
          <w:rStyle w:val="Strong"/>
          <w:rFonts w:eastAsia="Times New Roman"/>
          <w:bCs w:val="0"/>
          <w:color w:val="212121"/>
        </w:rPr>
        <w:t>Submission Type:</w:t>
      </w:r>
    </w:p>
    <w:p w14:paraId="6C4B2918" w14:textId="77777777" w:rsidR="001A776F" w:rsidRPr="001A776F" w:rsidRDefault="001A776F" w:rsidP="00AE6898">
      <w:pPr>
        <w:pStyle w:val="ListParagraph"/>
        <w:numPr>
          <w:ilvl w:val="0"/>
          <w:numId w:val="7"/>
        </w:numPr>
      </w:pPr>
      <w:r w:rsidRPr="001A776F">
        <w:rPr>
          <w:rStyle w:val="Strong"/>
          <w:rFonts w:eastAsia="Times New Roman"/>
          <w:b w:val="0"/>
          <w:bCs w:val="0"/>
          <w:i/>
          <w:color w:val="212121"/>
        </w:rPr>
        <w:t xml:space="preserve">Initial Submission: Research Communication </w:t>
      </w:r>
      <w:r w:rsidRPr="001A776F">
        <w:rPr>
          <w:rStyle w:val="Strong"/>
          <w:rFonts w:eastAsia="Times New Roman"/>
          <w:b w:val="0"/>
          <w:bCs w:val="0"/>
          <w:color w:val="212121"/>
        </w:rPr>
        <w:t>– Trial in which “</w:t>
      </w:r>
      <w:r w:rsidRPr="001A776F">
        <w:t>once an editor has invited a manuscript for full peer review, the journal is committed to publishing it along with the reviewer reports, the decision letter, and the author” response.</w:t>
      </w:r>
    </w:p>
    <w:p w14:paraId="1A747DA0" w14:textId="6305AC5F" w:rsidR="001A776F" w:rsidRPr="001A776F" w:rsidRDefault="001A776F" w:rsidP="00AE6898">
      <w:r w:rsidRPr="001A776F">
        <w:rPr>
          <w:i/>
        </w:rPr>
        <w:t xml:space="preserve">Normal Submission: </w:t>
      </w:r>
      <w:r>
        <w:t xml:space="preserve">Normal </w:t>
      </w:r>
      <w:proofErr w:type="spellStart"/>
      <w:r>
        <w:t>eLife</w:t>
      </w:r>
      <w:proofErr w:type="spellEnd"/>
      <w:r>
        <w:t xml:space="preserve"> process.</w:t>
      </w:r>
    </w:p>
    <w:p w14:paraId="08497E6A" w14:textId="77777777" w:rsidR="00A77316" w:rsidRPr="00A77316" w:rsidRDefault="00A77316" w:rsidP="00AE6898">
      <w:pPr>
        <w:pStyle w:val="ListParagraph"/>
        <w:numPr>
          <w:ilvl w:val="0"/>
          <w:numId w:val="2"/>
        </w:numPr>
      </w:pPr>
      <w:r w:rsidRPr="00AE6898">
        <w:rPr>
          <w:rStyle w:val="Strong"/>
          <w:rFonts w:eastAsia="Times New Roman"/>
          <w:color w:val="212121"/>
          <w:bdr w:val="none" w:sz="0" w:space="0" w:color="auto" w:frame="1"/>
        </w:rPr>
        <w:t>Title</w:t>
      </w:r>
    </w:p>
    <w:p w14:paraId="06835F36" w14:textId="77777777" w:rsidR="00A77316" w:rsidRPr="00A77316" w:rsidRDefault="00A77316" w:rsidP="00AE6898">
      <w:pPr>
        <w:pStyle w:val="ListParagraph"/>
        <w:numPr>
          <w:ilvl w:val="0"/>
          <w:numId w:val="2"/>
        </w:numPr>
      </w:pPr>
      <w:r w:rsidRPr="00AE6898">
        <w:rPr>
          <w:rStyle w:val="Strong"/>
          <w:rFonts w:eastAsia="Times New Roman"/>
          <w:color w:val="212121"/>
          <w:bdr w:val="none" w:sz="0" w:space="0" w:color="auto" w:frame="1"/>
        </w:rPr>
        <w:t>Abstract</w:t>
      </w:r>
    </w:p>
    <w:p w14:paraId="5532294B" w14:textId="47B60548" w:rsidR="00A77316" w:rsidRPr="00A77316" w:rsidRDefault="00A77316" w:rsidP="00AE6898">
      <w:pPr>
        <w:pStyle w:val="ListParagraph"/>
        <w:numPr>
          <w:ilvl w:val="0"/>
          <w:numId w:val="2"/>
        </w:numPr>
      </w:pPr>
      <w:r w:rsidRPr="00AE6898">
        <w:rPr>
          <w:rStyle w:val="Strong"/>
          <w:rFonts w:eastAsia="Times New Roman"/>
          <w:color w:val="212121"/>
          <w:bdr w:val="none" w:sz="0" w:space="0" w:color="auto" w:frame="1"/>
        </w:rPr>
        <w:t>Corresponding Author: </w:t>
      </w:r>
      <w:r w:rsidRPr="00A77316">
        <w:t>On the submission form, we only need the name, address (department, institution, city, and country), telephone number, and email address of the corresponding author.</w:t>
      </w:r>
    </w:p>
    <w:p w14:paraId="00B89B09" w14:textId="6BC06C2E" w:rsidR="00A77316" w:rsidRPr="00A77316" w:rsidRDefault="00A77316" w:rsidP="00AE6898">
      <w:pPr>
        <w:pStyle w:val="ListParagraph"/>
        <w:numPr>
          <w:ilvl w:val="0"/>
          <w:numId w:val="2"/>
        </w:numPr>
      </w:pPr>
      <w:r w:rsidRPr="00AE6898">
        <w:rPr>
          <w:rStyle w:val="Strong"/>
          <w:rFonts w:eastAsia="Times New Roman"/>
          <w:color w:val="212121"/>
          <w:bdr w:val="none" w:sz="0" w:space="0" w:color="auto" w:frame="1"/>
        </w:rPr>
        <w:t>Major Subject Area(s): </w:t>
      </w:r>
      <w:r w:rsidRPr="00A77316">
        <w:t>Neuroscience</w:t>
      </w:r>
    </w:p>
    <w:p w14:paraId="4520603E" w14:textId="77777777" w:rsidR="00A77316" w:rsidRDefault="00A77316" w:rsidP="00AE6898">
      <w:pPr>
        <w:pStyle w:val="ListParagraph"/>
        <w:numPr>
          <w:ilvl w:val="0"/>
          <w:numId w:val="2"/>
        </w:numPr>
      </w:pPr>
      <w:r w:rsidRPr="00AE6898">
        <w:rPr>
          <w:rStyle w:val="Strong"/>
          <w:rFonts w:eastAsia="Times New Roman"/>
          <w:color w:val="212121"/>
          <w:bdr w:val="none" w:sz="0" w:space="0" w:color="auto" w:frame="1"/>
        </w:rPr>
        <w:t>Funding information</w:t>
      </w:r>
      <w:r w:rsidRPr="00A77316">
        <w:t> All financial support should be included. At this stage only the funder names are required.</w:t>
      </w:r>
    </w:p>
    <w:p w14:paraId="50030484" w14:textId="55ED620A" w:rsidR="00A77316" w:rsidRPr="00A77316" w:rsidRDefault="00A77316" w:rsidP="00AE6898">
      <w:pPr>
        <w:pStyle w:val="ListParagraph"/>
        <w:numPr>
          <w:ilvl w:val="1"/>
          <w:numId w:val="2"/>
        </w:numPr>
      </w:pPr>
      <w:r w:rsidRPr="00AE6898">
        <w:rPr>
          <w:rStyle w:val="Strong"/>
          <w:rFonts w:eastAsia="Times New Roman"/>
          <w:b w:val="0"/>
          <w:color w:val="212121"/>
          <w:bdr w:val="none" w:sz="0" w:space="0" w:color="auto" w:frame="1"/>
        </w:rPr>
        <w:t>National Science Foundation (Daniel GRF</w:t>
      </w:r>
      <w:r w:rsidRPr="00AE6898">
        <w:rPr>
          <w:rStyle w:val="Strong"/>
          <w:rFonts w:eastAsia="Times New Roman"/>
          <w:color w:val="212121"/>
          <w:bdr w:val="none" w:sz="0" w:space="0" w:color="auto" w:frame="1"/>
        </w:rPr>
        <w:t>)</w:t>
      </w:r>
    </w:p>
    <w:p w14:paraId="0618F84E" w14:textId="77777777" w:rsidR="00A77316" w:rsidRPr="00AE6898" w:rsidRDefault="00A77316" w:rsidP="00AE6898">
      <w:pPr>
        <w:pStyle w:val="ListParagraph"/>
        <w:numPr>
          <w:ilvl w:val="0"/>
          <w:numId w:val="2"/>
        </w:numPr>
        <w:rPr>
          <w:rFonts w:eastAsia="Times New Roman"/>
          <w:color w:val="212121"/>
        </w:rPr>
      </w:pPr>
      <w:r w:rsidRPr="00AE6898">
        <w:rPr>
          <w:rStyle w:val="Strong"/>
          <w:rFonts w:eastAsia="Times New Roman"/>
          <w:color w:val="212121"/>
          <w:bdr w:val="none" w:sz="0" w:space="0" w:color="auto" w:frame="1"/>
        </w:rPr>
        <w:t>Editor suggestions: </w:t>
      </w:r>
      <w:r w:rsidRPr="00AE6898">
        <w:rPr>
          <w:rFonts w:eastAsia="Times New Roman"/>
          <w:color w:val="212121"/>
        </w:rPr>
        <w:t xml:space="preserve">Authors should be ready to suggest two of </w:t>
      </w:r>
      <w:proofErr w:type="spellStart"/>
      <w:r w:rsidRPr="00AE6898">
        <w:rPr>
          <w:rFonts w:eastAsia="Times New Roman"/>
          <w:color w:val="212121"/>
        </w:rPr>
        <w:t>eLife's</w:t>
      </w:r>
      <w:proofErr w:type="spellEnd"/>
      <w:r w:rsidRPr="00AE6898">
        <w:rPr>
          <w:rFonts w:eastAsia="Times New Roman"/>
          <w:color w:val="212121"/>
        </w:rPr>
        <w:t> </w:t>
      </w:r>
      <w:r w:rsidR="00131D53">
        <w:fldChar w:fldCharType="begin"/>
      </w:r>
      <w:r w:rsidR="00131D53">
        <w:instrText xml:space="preserve"> HYPERLINK "http://elifesciences.org/about/people" \t "_blank" </w:instrText>
      </w:r>
      <w:r w:rsidR="00131D53">
        <w:fldChar w:fldCharType="separate"/>
      </w:r>
      <w:r w:rsidRPr="00AE6898">
        <w:rPr>
          <w:rStyle w:val="Hyperlink"/>
          <w:rFonts w:eastAsia="Times New Roman"/>
          <w:color w:val="0A9DD9"/>
          <w:bdr w:val="none" w:sz="0" w:space="0" w:color="auto" w:frame="1"/>
        </w:rPr>
        <w:t>Senior Editors</w:t>
      </w:r>
      <w:r w:rsidR="00131D53">
        <w:rPr>
          <w:rStyle w:val="Hyperlink"/>
          <w:rFonts w:eastAsia="Times New Roman"/>
          <w:color w:val="0A9DD9"/>
          <w:bdr w:val="none" w:sz="0" w:space="0" w:color="auto" w:frame="1"/>
        </w:rPr>
        <w:fldChar w:fldCharType="end"/>
      </w:r>
      <w:r w:rsidRPr="00AE6898">
        <w:rPr>
          <w:rFonts w:eastAsia="Times New Roman"/>
          <w:color w:val="212121"/>
        </w:rPr>
        <w:t> and at least two members of the </w:t>
      </w:r>
      <w:r w:rsidR="00131D53">
        <w:fldChar w:fldCharType="begin"/>
      </w:r>
      <w:r w:rsidR="00131D53">
        <w:instrText xml:space="preserve"> HYPERLINK "https://elifesciences.org/about/people" \t "_blank" </w:instrText>
      </w:r>
      <w:r w:rsidR="00131D53">
        <w:fldChar w:fldCharType="separate"/>
      </w:r>
      <w:r w:rsidRPr="00AE6898">
        <w:rPr>
          <w:rStyle w:val="Hyperlink"/>
          <w:rFonts w:eastAsia="Times New Roman"/>
          <w:color w:val="0A9DD9"/>
          <w:bdr w:val="none" w:sz="0" w:space="0" w:color="auto" w:frame="1"/>
        </w:rPr>
        <w:t>Board of Reviewing Editors</w:t>
      </w:r>
      <w:r w:rsidR="00131D53">
        <w:rPr>
          <w:rStyle w:val="Hyperlink"/>
          <w:rFonts w:eastAsia="Times New Roman"/>
          <w:color w:val="0A9DD9"/>
          <w:bdr w:val="none" w:sz="0" w:space="0" w:color="auto" w:frame="1"/>
        </w:rPr>
        <w:fldChar w:fldCharType="end"/>
      </w:r>
      <w:r w:rsidRPr="00AE6898">
        <w:rPr>
          <w:rFonts w:eastAsia="Times New Roman"/>
          <w:color w:val="212121"/>
        </w:rPr>
        <w:t> (select the appropriate subject area via the dropdown menu) who would be appropriate for the assessment of the work. In the event of potential competing interests amongst members of the editorial board, authors can exclude one Senior Editor and no more than two Reviewing Editors, in which case we will make every effort to follow author requests for excluded individuals. Please note that any requests to exclude Senior Editors or Reviewing Editors should be explained briefly in the accompanying cover letter.</w:t>
      </w:r>
    </w:p>
    <w:p w14:paraId="6E5EB7A4" w14:textId="4256359A" w:rsidR="00A77316" w:rsidRDefault="00FD0C8C" w:rsidP="00AE6898">
      <w:r>
        <w:t>Eve Marder?</w:t>
      </w:r>
    </w:p>
    <w:p w14:paraId="33DDE26B" w14:textId="77777777" w:rsidR="004656BC" w:rsidRDefault="004656BC" w:rsidP="00AE6898"/>
    <w:p w14:paraId="21B40D48" w14:textId="77777777" w:rsidR="00DA715C" w:rsidRDefault="00DA715C" w:rsidP="00AE6898"/>
    <w:sectPr w:rsidR="00DA715C" w:rsidSect="00C22B37">
      <w:footerReference w:type="even" r:id="rId44"/>
      <w:footerReference w:type="default" r:id="rId45"/>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248" w:author="Daniel" w:date="2018-11-09T14:45:00Z" w:initials="D">
    <w:p w14:paraId="269C001E" w14:textId="16908F70" w:rsidR="00927DE2" w:rsidRDefault="00927DE2">
      <w:pPr>
        <w:pStyle w:val="CommentText"/>
      </w:pPr>
      <w:r>
        <w:rPr>
          <w:rStyle w:val="CommentReference"/>
        </w:rPr>
        <w:annotationRef/>
      </w:r>
      <w:r>
        <w:t>Should I add that our bins might be too large to capture a nesting effect?</w:t>
      </w:r>
    </w:p>
  </w:comment>
  <w:comment w:id="252" w:author="Daniel" w:date="2018-10-18T15:32:00Z" w:initials="D">
    <w:p w14:paraId="5B0EA6B3" w14:textId="69F6AE14" w:rsidR="005C1809" w:rsidRDefault="005C1809" w:rsidP="00AE6898">
      <w:pPr>
        <w:pStyle w:val="CommentText"/>
      </w:pPr>
      <w:r>
        <w:rPr>
          <w:rStyle w:val="CommentReference"/>
        </w:rPr>
        <w:annotationRef/>
      </w:r>
      <w:r>
        <w:t>Where should we say that three animals were from the PLOS paper???</w:t>
      </w:r>
    </w:p>
  </w:comment>
  <w:comment w:id="253" w:author="Daniel" w:date="2018-10-18T15:32:00Z" w:initials="D">
    <w:p w14:paraId="62682CE0" w14:textId="77777777" w:rsidR="005C1809" w:rsidRDefault="005C1809" w:rsidP="00AE6898">
      <w:pPr>
        <w:pStyle w:val="CommentText"/>
      </w:pPr>
      <w:r>
        <w:rPr>
          <w:rStyle w:val="CommentReference"/>
        </w:rPr>
        <w:annotationRef/>
      </w:r>
      <w:r>
        <w:t>Need to update this section:</w:t>
      </w:r>
    </w:p>
    <w:p w14:paraId="37EF9C0E" w14:textId="4C98F76A" w:rsidR="005C1809" w:rsidRDefault="005C1809" w:rsidP="00AE6898">
      <w:pPr>
        <w:pStyle w:val="CommentText"/>
        <w:numPr>
          <w:ilvl w:val="0"/>
          <w:numId w:val="9"/>
        </w:numPr>
      </w:pPr>
      <w:r>
        <w:t xml:space="preserve"> protocol #</w:t>
      </w:r>
    </w:p>
    <w:p w14:paraId="089EEBF1" w14:textId="687CF887" w:rsidR="005C1809" w:rsidRDefault="005C1809" w:rsidP="00AE6898">
      <w:pPr>
        <w:pStyle w:val="CommentText"/>
        <w:numPr>
          <w:ilvl w:val="0"/>
          <w:numId w:val="9"/>
        </w:numPr>
      </w:pPr>
      <w:r>
        <w:t xml:space="preserve"> # animals (4?)</w:t>
      </w:r>
    </w:p>
    <w:p w14:paraId="5363F327" w14:textId="2DCA6AAB" w:rsidR="005C1809" w:rsidRDefault="005C1809" w:rsidP="00AE6898">
      <w:pPr>
        <w:pStyle w:val="CommentText"/>
        <w:numPr>
          <w:ilvl w:val="0"/>
          <w:numId w:val="9"/>
        </w:numPr>
      </w:pPr>
      <w:r>
        <w:t xml:space="preserve"> should also mention data is primarily from </w:t>
      </w:r>
      <w:proofErr w:type="spellStart"/>
      <w:r>
        <w:t>plos</w:t>
      </w:r>
      <w:proofErr w:type="spellEnd"/>
      <w:r>
        <w:t xml:space="preserve"> bio paper and supplemented with an additional animal</w:t>
      </w:r>
    </w:p>
  </w:comment>
  <w:comment w:id="254" w:author="Daniel" w:date="2018-11-08T10:43:00Z" w:initials="D">
    <w:p w14:paraId="105C4AEA" w14:textId="5A02AE6E" w:rsidR="005C1809" w:rsidRDefault="005C1809" w:rsidP="00AE6898">
      <w:pPr>
        <w:pStyle w:val="CommentText"/>
      </w:pPr>
      <w:r>
        <w:rPr>
          <w:rStyle w:val="CommentReference"/>
        </w:rPr>
        <w:annotationRef/>
      </w:r>
      <w:proofErr w:type="gramStart"/>
      <w:r>
        <w:t>add</w:t>
      </w:r>
      <w:proofErr w:type="gramEnd"/>
      <w:r>
        <w:t xml:space="preserve"> citation to at least a poster or conference paper (perhaps also have a supplemental Figure on probe?)</w:t>
      </w:r>
    </w:p>
  </w:comment>
  <w:comment w:id="262" w:author="Karunesh Ganguly" w:date="2018-10-18T15:32:00Z" w:initials="KG">
    <w:p w14:paraId="21200686" w14:textId="77777777" w:rsidR="005C1809" w:rsidRDefault="005C1809" w:rsidP="00AE6898">
      <w:pPr>
        <w:pStyle w:val="CommentText"/>
      </w:pPr>
      <w:r>
        <w:rPr>
          <w:rStyle w:val="CommentReference"/>
        </w:rPr>
        <w:annotationRef/>
      </w:r>
      <w:proofErr w:type="gramStart"/>
      <w:r>
        <w:t>use</w:t>
      </w:r>
      <w:proofErr w:type="gramEnd"/>
      <w:r>
        <w:t xml:space="preserve"> purple color?</w:t>
      </w:r>
    </w:p>
    <w:p w14:paraId="0D0C417D" w14:textId="6AD59B2D" w:rsidR="005C1809" w:rsidRDefault="005C1809" w:rsidP="00AE6898">
      <w:pPr>
        <w:pStyle w:val="CommentText"/>
      </w:pPr>
      <w:r>
        <w:t>Blue might be confusing as it was</w:t>
      </w:r>
    </w:p>
    <w:p w14:paraId="07A17192" w14:textId="72690146" w:rsidR="005C1809" w:rsidRDefault="005C1809" w:rsidP="00AE6898">
      <w:pPr>
        <w:pStyle w:val="CommentText"/>
      </w:pPr>
      <w:r>
        <w:t>Used in SO</w:t>
      </w:r>
    </w:p>
  </w:comment>
  <w:comment w:id="263" w:author="Karunesh Ganguly" w:date="2018-10-18T15:32:00Z" w:initials="KG">
    <w:p w14:paraId="55840AAD" w14:textId="77777777" w:rsidR="005C1809" w:rsidRDefault="005C1809" w:rsidP="00AE6898">
      <w:pPr>
        <w:pStyle w:val="CommentText"/>
      </w:pPr>
      <w:r>
        <w:rPr>
          <w:rStyle w:val="CommentReference"/>
        </w:rPr>
        <w:annotationRef/>
      </w:r>
      <w:r>
        <w:t>Maybe make power spectrum C</w:t>
      </w:r>
      <w:r>
        <w:br/>
        <w:t>and colormap D</w:t>
      </w:r>
    </w:p>
    <w:p w14:paraId="0C06B3EE" w14:textId="77777777" w:rsidR="005C1809" w:rsidRDefault="005C1809" w:rsidP="00AE6898">
      <w:pPr>
        <w:pStyle w:val="CommentText"/>
      </w:pPr>
      <w:r>
        <w:t>Add SO wave form to color map?</w:t>
      </w:r>
    </w:p>
    <w:p w14:paraId="40ED096E" w14:textId="77777777" w:rsidR="005C1809" w:rsidRDefault="005C1809" w:rsidP="00AE6898">
      <w:pPr>
        <w:pStyle w:val="CommentText"/>
      </w:pPr>
      <w:r>
        <w:t xml:space="preserve">Move spindle trace to 12 </w:t>
      </w:r>
      <w:proofErr w:type="spellStart"/>
      <w:r>
        <w:t>hz</w:t>
      </w:r>
      <w:proofErr w:type="spellEnd"/>
      <w:r>
        <w:t xml:space="preserve">? To </w:t>
      </w:r>
      <w:proofErr w:type="spellStart"/>
      <w:r>
        <w:t>overalp</w:t>
      </w:r>
      <w:proofErr w:type="spellEnd"/>
      <w:r>
        <w:t xml:space="preserve"> </w:t>
      </w:r>
      <w:proofErr w:type="spellStart"/>
      <w:r>
        <w:t>wih</w:t>
      </w:r>
      <w:proofErr w:type="spellEnd"/>
      <w:r>
        <w:t xml:space="preserve"> the hot spot</w:t>
      </w:r>
    </w:p>
    <w:p w14:paraId="626F087F" w14:textId="62CBD667" w:rsidR="005C1809" w:rsidRDefault="005C1809" w:rsidP="00AE6898">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B0EA6B3" w15:done="0"/>
  <w15:commentEx w15:paraId="5363F327" w15:done="0"/>
  <w15:commentEx w15:paraId="105C4AEA" w15:done="0"/>
  <w15:commentEx w15:paraId="07A17192" w15:done="0"/>
  <w15:commentEx w15:paraId="626F087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B0EA6B3" w16cid:durableId="1F6D7E18"/>
  <w16cid:commentId w16cid:paraId="5363F327" w16cid:durableId="1F6D7E19"/>
  <w16cid:commentId w16cid:paraId="105C4AEA" w16cid:durableId="1F6D7E1A"/>
  <w16cid:commentId w16cid:paraId="07A17192" w16cid:durableId="1F6DCC06"/>
  <w16cid:commentId w16cid:paraId="626F087F" w16cid:durableId="1F6DCC33"/>
</w16cid:commentsId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9B4C1C9" w14:textId="77777777" w:rsidR="005C1809" w:rsidRDefault="005C1809" w:rsidP="00AE6898">
      <w:r>
        <w:separator/>
      </w:r>
    </w:p>
  </w:endnote>
  <w:endnote w:type="continuationSeparator" w:id="0">
    <w:p w14:paraId="3CA8F795" w14:textId="77777777" w:rsidR="005C1809" w:rsidRDefault="005C1809" w:rsidP="00AE68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ＭＳ 明朝">
    <w:charset w:val="4E"/>
    <w:family w:val="auto"/>
    <w:pitch w:val="variable"/>
    <w:sig w:usb0="E00002FF" w:usb1="6AC7FDFB" w:usb2="00000012" w:usb3="00000000" w:csb0="000200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Cambria">
    <w:panose1 w:val="02040503050406030204"/>
    <w:charset w:val="00"/>
    <w:family w:val="auto"/>
    <w:pitch w:val="variable"/>
    <w:sig w:usb0="E00002FF" w:usb1="400004FF" w:usb2="00000000" w:usb3="00000000" w:csb0="0000019F" w:csb1="00000000"/>
  </w:font>
  <w:font w:name="Cambria Math">
    <w:panose1 w:val="02040503050406030204"/>
    <w:charset w:val="00"/>
    <w:family w:val="auto"/>
    <w:pitch w:val="variable"/>
    <w:sig w:usb0="E00002FF" w:usb1="42002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471663" w14:textId="77777777" w:rsidR="005C1809" w:rsidRDefault="005C1809" w:rsidP="00A87FF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E6FACDA" w14:textId="77777777" w:rsidR="005C1809" w:rsidRDefault="005C1809" w:rsidP="00AD32DE">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3BF9290" w14:textId="77777777" w:rsidR="005C1809" w:rsidRDefault="005C1809" w:rsidP="00A87FF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CF76E7">
      <w:rPr>
        <w:rStyle w:val="PageNumber"/>
        <w:noProof/>
      </w:rPr>
      <w:t>23</w:t>
    </w:r>
    <w:r>
      <w:rPr>
        <w:rStyle w:val="PageNumber"/>
      </w:rPr>
      <w:fldChar w:fldCharType="end"/>
    </w:r>
  </w:p>
  <w:p w14:paraId="2572E4C8" w14:textId="77777777" w:rsidR="005C1809" w:rsidRDefault="005C1809" w:rsidP="00AD32DE">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B54D1F7" w14:textId="77777777" w:rsidR="005C1809" w:rsidRDefault="005C1809" w:rsidP="00AE6898">
      <w:r>
        <w:separator/>
      </w:r>
    </w:p>
  </w:footnote>
  <w:footnote w:type="continuationSeparator" w:id="0">
    <w:p w14:paraId="4A0965B6" w14:textId="77777777" w:rsidR="005C1809" w:rsidRDefault="005C1809" w:rsidP="00AE6898">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720" w:hanging="360"/>
      </w:pPr>
    </w:lvl>
    <w:lvl w:ilvl="1" w:tplc="0000000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204723E"/>
    <w:multiLevelType w:val="hybridMultilevel"/>
    <w:tmpl w:val="2EDAA8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A59243D"/>
    <w:multiLevelType w:val="hybridMultilevel"/>
    <w:tmpl w:val="C318FF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F901094"/>
    <w:multiLevelType w:val="hybridMultilevel"/>
    <w:tmpl w:val="5484B7EA"/>
    <w:lvl w:ilvl="0" w:tplc="378C6B28">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5457B55"/>
    <w:multiLevelType w:val="hybridMultilevel"/>
    <w:tmpl w:val="A3DEF832"/>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
    <w:nsid w:val="3F137134"/>
    <w:multiLevelType w:val="hybridMultilevel"/>
    <w:tmpl w:val="7DC4464A"/>
    <w:lvl w:ilvl="0" w:tplc="18D4CF6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405673D3"/>
    <w:multiLevelType w:val="hybridMultilevel"/>
    <w:tmpl w:val="3520628C"/>
    <w:lvl w:ilvl="0" w:tplc="9C620CE6">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39E3ED8"/>
    <w:multiLevelType w:val="hybridMultilevel"/>
    <w:tmpl w:val="48266D8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49C1B27"/>
    <w:multiLevelType w:val="hybridMultilevel"/>
    <w:tmpl w:val="977E2186"/>
    <w:lvl w:ilvl="0" w:tplc="7F903786">
      <w:start w:val="1"/>
      <w:numFmt w:val="decimal"/>
      <w:lvlText w:val="%1"/>
      <w:lvlJc w:val="left"/>
      <w:pPr>
        <w:ind w:left="990" w:hanging="360"/>
      </w:pPr>
      <w:rPr>
        <w:rFonts w:hint="default"/>
        <w:sz w:val="21"/>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9">
    <w:nsid w:val="63B56E79"/>
    <w:multiLevelType w:val="hybridMultilevel"/>
    <w:tmpl w:val="DB5CE7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5EF24CD"/>
    <w:multiLevelType w:val="multilevel"/>
    <w:tmpl w:val="E8C213B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0"/>
  </w:num>
  <w:num w:numId="3">
    <w:abstractNumId w:val="0"/>
  </w:num>
  <w:num w:numId="4">
    <w:abstractNumId w:val="9"/>
  </w:num>
  <w:num w:numId="5">
    <w:abstractNumId w:val="2"/>
  </w:num>
  <w:num w:numId="6">
    <w:abstractNumId w:val="3"/>
  </w:num>
  <w:num w:numId="7">
    <w:abstractNumId w:val="1"/>
  </w:num>
  <w:num w:numId="8">
    <w:abstractNumId w:val="5"/>
  </w:num>
  <w:num w:numId="9">
    <w:abstractNumId w:val="7"/>
  </w:num>
  <w:num w:numId="10">
    <w:abstractNumId w:val="8"/>
  </w:num>
  <w:num w:numId="11">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Karunesh Ganguly">
    <w15:presenceInfo w15:providerId="Windows Live" w15:userId="471a5cb2f368115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C5211"/>
    <w:rsid w:val="00002611"/>
    <w:rsid w:val="000026AD"/>
    <w:rsid w:val="000027FB"/>
    <w:rsid w:val="000051A5"/>
    <w:rsid w:val="00005620"/>
    <w:rsid w:val="00005BED"/>
    <w:rsid w:val="000067C1"/>
    <w:rsid w:val="00006B06"/>
    <w:rsid w:val="000072E0"/>
    <w:rsid w:val="000100FA"/>
    <w:rsid w:val="00010A25"/>
    <w:rsid w:val="000129D0"/>
    <w:rsid w:val="00015787"/>
    <w:rsid w:val="00015CC9"/>
    <w:rsid w:val="000162C5"/>
    <w:rsid w:val="00017DC9"/>
    <w:rsid w:val="00020A4E"/>
    <w:rsid w:val="00021230"/>
    <w:rsid w:val="00021ADD"/>
    <w:rsid w:val="00021C03"/>
    <w:rsid w:val="00021C83"/>
    <w:rsid w:val="000237F7"/>
    <w:rsid w:val="00023B20"/>
    <w:rsid w:val="000249A2"/>
    <w:rsid w:val="00024AFE"/>
    <w:rsid w:val="00025188"/>
    <w:rsid w:val="00025F75"/>
    <w:rsid w:val="00027292"/>
    <w:rsid w:val="00027874"/>
    <w:rsid w:val="0003011E"/>
    <w:rsid w:val="00034ABA"/>
    <w:rsid w:val="0003595F"/>
    <w:rsid w:val="0003617B"/>
    <w:rsid w:val="000362A0"/>
    <w:rsid w:val="00040B38"/>
    <w:rsid w:val="00041C7F"/>
    <w:rsid w:val="00042DAF"/>
    <w:rsid w:val="00043375"/>
    <w:rsid w:val="0004455C"/>
    <w:rsid w:val="00046F0E"/>
    <w:rsid w:val="00050D1D"/>
    <w:rsid w:val="00052F33"/>
    <w:rsid w:val="000603C6"/>
    <w:rsid w:val="000604C7"/>
    <w:rsid w:val="000605F1"/>
    <w:rsid w:val="00060E5A"/>
    <w:rsid w:val="0006310A"/>
    <w:rsid w:val="0006310B"/>
    <w:rsid w:val="00063377"/>
    <w:rsid w:val="00063393"/>
    <w:rsid w:val="00064D51"/>
    <w:rsid w:val="000667CB"/>
    <w:rsid w:val="00067095"/>
    <w:rsid w:val="000674F8"/>
    <w:rsid w:val="00071169"/>
    <w:rsid w:val="00072066"/>
    <w:rsid w:val="00073D94"/>
    <w:rsid w:val="00074286"/>
    <w:rsid w:val="000807A5"/>
    <w:rsid w:val="00080A05"/>
    <w:rsid w:val="00080E25"/>
    <w:rsid w:val="00081061"/>
    <w:rsid w:val="00081CAF"/>
    <w:rsid w:val="0008349B"/>
    <w:rsid w:val="00084809"/>
    <w:rsid w:val="0008512A"/>
    <w:rsid w:val="00085340"/>
    <w:rsid w:val="00085437"/>
    <w:rsid w:val="000872D0"/>
    <w:rsid w:val="00090C3D"/>
    <w:rsid w:val="00092942"/>
    <w:rsid w:val="0009345A"/>
    <w:rsid w:val="0009477C"/>
    <w:rsid w:val="00096C88"/>
    <w:rsid w:val="0009752A"/>
    <w:rsid w:val="000A5D9B"/>
    <w:rsid w:val="000A5DEE"/>
    <w:rsid w:val="000A5E8A"/>
    <w:rsid w:val="000B0FAB"/>
    <w:rsid w:val="000B43A2"/>
    <w:rsid w:val="000B6157"/>
    <w:rsid w:val="000B680B"/>
    <w:rsid w:val="000C2E81"/>
    <w:rsid w:val="000C3088"/>
    <w:rsid w:val="000C4B93"/>
    <w:rsid w:val="000C6214"/>
    <w:rsid w:val="000C79E5"/>
    <w:rsid w:val="000D1465"/>
    <w:rsid w:val="000D1878"/>
    <w:rsid w:val="000D31B5"/>
    <w:rsid w:val="000D3875"/>
    <w:rsid w:val="000D3B34"/>
    <w:rsid w:val="000D3BC3"/>
    <w:rsid w:val="000D3F55"/>
    <w:rsid w:val="000D418C"/>
    <w:rsid w:val="000D5175"/>
    <w:rsid w:val="000D5367"/>
    <w:rsid w:val="000D68C4"/>
    <w:rsid w:val="000D7081"/>
    <w:rsid w:val="000E11B8"/>
    <w:rsid w:val="000E20F4"/>
    <w:rsid w:val="000E3BB2"/>
    <w:rsid w:val="000E590E"/>
    <w:rsid w:val="000E64FF"/>
    <w:rsid w:val="000F011F"/>
    <w:rsid w:val="000F08AF"/>
    <w:rsid w:val="000F0E4D"/>
    <w:rsid w:val="000F1A76"/>
    <w:rsid w:val="000F2A35"/>
    <w:rsid w:val="000F349B"/>
    <w:rsid w:val="000F40E4"/>
    <w:rsid w:val="000F5075"/>
    <w:rsid w:val="000F5112"/>
    <w:rsid w:val="000F5174"/>
    <w:rsid w:val="000F5C5F"/>
    <w:rsid w:val="00100499"/>
    <w:rsid w:val="00100A02"/>
    <w:rsid w:val="00100BBF"/>
    <w:rsid w:val="00100CC8"/>
    <w:rsid w:val="00100FDA"/>
    <w:rsid w:val="00103506"/>
    <w:rsid w:val="00103F01"/>
    <w:rsid w:val="001053BF"/>
    <w:rsid w:val="00105452"/>
    <w:rsid w:val="00105D80"/>
    <w:rsid w:val="00106158"/>
    <w:rsid w:val="00107B41"/>
    <w:rsid w:val="00111E78"/>
    <w:rsid w:val="001132F5"/>
    <w:rsid w:val="00114094"/>
    <w:rsid w:val="00116F2E"/>
    <w:rsid w:val="00117AFB"/>
    <w:rsid w:val="00117BFB"/>
    <w:rsid w:val="00123001"/>
    <w:rsid w:val="00123422"/>
    <w:rsid w:val="001247FA"/>
    <w:rsid w:val="00126D7B"/>
    <w:rsid w:val="00131005"/>
    <w:rsid w:val="00131A40"/>
    <w:rsid w:val="00131D53"/>
    <w:rsid w:val="00131D97"/>
    <w:rsid w:val="001352F4"/>
    <w:rsid w:val="001360B8"/>
    <w:rsid w:val="001366CF"/>
    <w:rsid w:val="00136D68"/>
    <w:rsid w:val="00140675"/>
    <w:rsid w:val="00143606"/>
    <w:rsid w:val="0014380F"/>
    <w:rsid w:val="00143C58"/>
    <w:rsid w:val="001441DA"/>
    <w:rsid w:val="001457EE"/>
    <w:rsid w:val="0014665C"/>
    <w:rsid w:val="00146CEA"/>
    <w:rsid w:val="00147848"/>
    <w:rsid w:val="00151ACF"/>
    <w:rsid w:val="00152559"/>
    <w:rsid w:val="00152F57"/>
    <w:rsid w:val="0015450D"/>
    <w:rsid w:val="001555BA"/>
    <w:rsid w:val="001561FB"/>
    <w:rsid w:val="00157250"/>
    <w:rsid w:val="0015731B"/>
    <w:rsid w:val="00157431"/>
    <w:rsid w:val="0016048A"/>
    <w:rsid w:val="00164A9C"/>
    <w:rsid w:val="00164AD9"/>
    <w:rsid w:val="00165663"/>
    <w:rsid w:val="00166C9E"/>
    <w:rsid w:val="00170CCA"/>
    <w:rsid w:val="0017145F"/>
    <w:rsid w:val="0017190C"/>
    <w:rsid w:val="0017231C"/>
    <w:rsid w:val="0017263D"/>
    <w:rsid w:val="00173348"/>
    <w:rsid w:val="001737FB"/>
    <w:rsid w:val="00174A26"/>
    <w:rsid w:val="001757E0"/>
    <w:rsid w:val="00175AE7"/>
    <w:rsid w:val="00180E2E"/>
    <w:rsid w:val="00180E38"/>
    <w:rsid w:val="00180ED9"/>
    <w:rsid w:val="00183BCB"/>
    <w:rsid w:val="00183CD6"/>
    <w:rsid w:val="00183D68"/>
    <w:rsid w:val="00184DDD"/>
    <w:rsid w:val="00185E1D"/>
    <w:rsid w:val="00186476"/>
    <w:rsid w:val="001876E7"/>
    <w:rsid w:val="00187A89"/>
    <w:rsid w:val="00187E5D"/>
    <w:rsid w:val="00191A63"/>
    <w:rsid w:val="00191CF7"/>
    <w:rsid w:val="001922FE"/>
    <w:rsid w:val="001930BD"/>
    <w:rsid w:val="00195342"/>
    <w:rsid w:val="001959D1"/>
    <w:rsid w:val="001A095B"/>
    <w:rsid w:val="001A1DA8"/>
    <w:rsid w:val="001A4E4F"/>
    <w:rsid w:val="001A776F"/>
    <w:rsid w:val="001B01BC"/>
    <w:rsid w:val="001B0341"/>
    <w:rsid w:val="001B0E44"/>
    <w:rsid w:val="001B1F78"/>
    <w:rsid w:val="001B34F2"/>
    <w:rsid w:val="001B4855"/>
    <w:rsid w:val="001B4984"/>
    <w:rsid w:val="001B58A2"/>
    <w:rsid w:val="001B6605"/>
    <w:rsid w:val="001C2F16"/>
    <w:rsid w:val="001C4745"/>
    <w:rsid w:val="001C4960"/>
    <w:rsid w:val="001C74FC"/>
    <w:rsid w:val="001D1775"/>
    <w:rsid w:val="001D25CC"/>
    <w:rsid w:val="001D38C0"/>
    <w:rsid w:val="001D3C43"/>
    <w:rsid w:val="001D5706"/>
    <w:rsid w:val="001D5B09"/>
    <w:rsid w:val="001D5DAD"/>
    <w:rsid w:val="001D63B7"/>
    <w:rsid w:val="001D6E4A"/>
    <w:rsid w:val="001E1D8D"/>
    <w:rsid w:val="001E2F58"/>
    <w:rsid w:val="001E3AC6"/>
    <w:rsid w:val="001E5FE5"/>
    <w:rsid w:val="001E6498"/>
    <w:rsid w:val="001E6628"/>
    <w:rsid w:val="001E66B7"/>
    <w:rsid w:val="001E7C1D"/>
    <w:rsid w:val="001F0F3F"/>
    <w:rsid w:val="001F142E"/>
    <w:rsid w:val="001F1908"/>
    <w:rsid w:val="001F1CAF"/>
    <w:rsid w:val="001F1EAD"/>
    <w:rsid w:val="001F206A"/>
    <w:rsid w:val="001F216E"/>
    <w:rsid w:val="001F2675"/>
    <w:rsid w:val="001F3A36"/>
    <w:rsid w:val="001F53C0"/>
    <w:rsid w:val="001F5C2C"/>
    <w:rsid w:val="001F6748"/>
    <w:rsid w:val="001F6DD9"/>
    <w:rsid w:val="001F7018"/>
    <w:rsid w:val="001F7688"/>
    <w:rsid w:val="001F794A"/>
    <w:rsid w:val="001F7DD4"/>
    <w:rsid w:val="00200C80"/>
    <w:rsid w:val="00202AAB"/>
    <w:rsid w:val="00206956"/>
    <w:rsid w:val="002073A5"/>
    <w:rsid w:val="002106DB"/>
    <w:rsid w:val="002124E3"/>
    <w:rsid w:val="00212BE9"/>
    <w:rsid w:val="0022172B"/>
    <w:rsid w:val="002260D4"/>
    <w:rsid w:val="00227BC1"/>
    <w:rsid w:val="00232D1E"/>
    <w:rsid w:val="00233C5A"/>
    <w:rsid w:val="00233CE4"/>
    <w:rsid w:val="0023417E"/>
    <w:rsid w:val="00235304"/>
    <w:rsid w:val="00235656"/>
    <w:rsid w:val="002356A2"/>
    <w:rsid w:val="002358E7"/>
    <w:rsid w:val="00235FD2"/>
    <w:rsid w:val="002402A5"/>
    <w:rsid w:val="00241075"/>
    <w:rsid w:val="0024222B"/>
    <w:rsid w:val="00243ADB"/>
    <w:rsid w:val="00243DC1"/>
    <w:rsid w:val="00244760"/>
    <w:rsid w:val="00244A53"/>
    <w:rsid w:val="00245F40"/>
    <w:rsid w:val="00246DFE"/>
    <w:rsid w:val="002477D1"/>
    <w:rsid w:val="002477E2"/>
    <w:rsid w:val="0025113C"/>
    <w:rsid w:val="00251327"/>
    <w:rsid w:val="002542D5"/>
    <w:rsid w:val="00254E99"/>
    <w:rsid w:val="00255CD8"/>
    <w:rsid w:val="00257903"/>
    <w:rsid w:val="00260D2A"/>
    <w:rsid w:val="00261927"/>
    <w:rsid w:val="00262BDD"/>
    <w:rsid w:val="00264313"/>
    <w:rsid w:val="00265FC8"/>
    <w:rsid w:val="0027006E"/>
    <w:rsid w:val="002706C4"/>
    <w:rsid w:val="002719A4"/>
    <w:rsid w:val="002763F9"/>
    <w:rsid w:val="0027716F"/>
    <w:rsid w:val="002778C9"/>
    <w:rsid w:val="00280AEE"/>
    <w:rsid w:val="00280ED8"/>
    <w:rsid w:val="00281128"/>
    <w:rsid w:val="00281C85"/>
    <w:rsid w:val="00282DA4"/>
    <w:rsid w:val="00283036"/>
    <w:rsid w:val="00283DEE"/>
    <w:rsid w:val="00284875"/>
    <w:rsid w:val="002857A5"/>
    <w:rsid w:val="00286399"/>
    <w:rsid w:val="00291172"/>
    <w:rsid w:val="00293425"/>
    <w:rsid w:val="00294CED"/>
    <w:rsid w:val="00294DCC"/>
    <w:rsid w:val="00294E39"/>
    <w:rsid w:val="002962C2"/>
    <w:rsid w:val="00296686"/>
    <w:rsid w:val="002A127D"/>
    <w:rsid w:val="002A2D8B"/>
    <w:rsid w:val="002A3D5E"/>
    <w:rsid w:val="002A3DBD"/>
    <w:rsid w:val="002A5405"/>
    <w:rsid w:val="002A5B23"/>
    <w:rsid w:val="002B0CA5"/>
    <w:rsid w:val="002B2418"/>
    <w:rsid w:val="002B3071"/>
    <w:rsid w:val="002B3CD9"/>
    <w:rsid w:val="002B5ECD"/>
    <w:rsid w:val="002B64CB"/>
    <w:rsid w:val="002B6774"/>
    <w:rsid w:val="002B795B"/>
    <w:rsid w:val="002B7F72"/>
    <w:rsid w:val="002C00FF"/>
    <w:rsid w:val="002C10BF"/>
    <w:rsid w:val="002C1292"/>
    <w:rsid w:val="002C15CE"/>
    <w:rsid w:val="002C16C4"/>
    <w:rsid w:val="002C1DB9"/>
    <w:rsid w:val="002C257E"/>
    <w:rsid w:val="002C3717"/>
    <w:rsid w:val="002C465E"/>
    <w:rsid w:val="002C5BA0"/>
    <w:rsid w:val="002C5ED1"/>
    <w:rsid w:val="002C6A60"/>
    <w:rsid w:val="002D13F7"/>
    <w:rsid w:val="002D30C0"/>
    <w:rsid w:val="002D36F2"/>
    <w:rsid w:val="002D39E3"/>
    <w:rsid w:val="002D4C9C"/>
    <w:rsid w:val="002D5C0B"/>
    <w:rsid w:val="002E0005"/>
    <w:rsid w:val="002E2D8C"/>
    <w:rsid w:val="002E3576"/>
    <w:rsid w:val="002E459B"/>
    <w:rsid w:val="002E5E96"/>
    <w:rsid w:val="002E7142"/>
    <w:rsid w:val="002E77E4"/>
    <w:rsid w:val="002F1746"/>
    <w:rsid w:val="002F3B5F"/>
    <w:rsid w:val="002F5F94"/>
    <w:rsid w:val="002F6012"/>
    <w:rsid w:val="002F65D4"/>
    <w:rsid w:val="002F6A2A"/>
    <w:rsid w:val="002F6DE1"/>
    <w:rsid w:val="002F7A06"/>
    <w:rsid w:val="00300A79"/>
    <w:rsid w:val="00301A55"/>
    <w:rsid w:val="00301DC6"/>
    <w:rsid w:val="00302229"/>
    <w:rsid w:val="00302C0B"/>
    <w:rsid w:val="00303E16"/>
    <w:rsid w:val="00306340"/>
    <w:rsid w:val="003074E7"/>
    <w:rsid w:val="00307885"/>
    <w:rsid w:val="00310618"/>
    <w:rsid w:val="00310BFE"/>
    <w:rsid w:val="00311C09"/>
    <w:rsid w:val="00312D62"/>
    <w:rsid w:val="00312FEA"/>
    <w:rsid w:val="003133FF"/>
    <w:rsid w:val="003137B2"/>
    <w:rsid w:val="00313C71"/>
    <w:rsid w:val="00313F2E"/>
    <w:rsid w:val="00314907"/>
    <w:rsid w:val="0031514C"/>
    <w:rsid w:val="00315CB8"/>
    <w:rsid w:val="00321304"/>
    <w:rsid w:val="003221A1"/>
    <w:rsid w:val="003222ED"/>
    <w:rsid w:val="00324304"/>
    <w:rsid w:val="0032721D"/>
    <w:rsid w:val="00327735"/>
    <w:rsid w:val="003278E6"/>
    <w:rsid w:val="00330EBD"/>
    <w:rsid w:val="0033174E"/>
    <w:rsid w:val="00333282"/>
    <w:rsid w:val="0033355C"/>
    <w:rsid w:val="00333F2A"/>
    <w:rsid w:val="0033471C"/>
    <w:rsid w:val="0033686D"/>
    <w:rsid w:val="00336F6B"/>
    <w:rsid w:val="0034122F"/>
    <w:rsid w:val="003416F3"/>
    <w:rsid w:val="00341F19"/>
    <w:rsid w:val="00342431"/>
    <w:rsid w:val="00343ECD"/>
    <w:rsid w:val="003446F8"/>
    <w:rsid w:val="003456F5"/>
    <w:rsid w:val="0034580D"/>
    <w:rsid w:val="00346C34"/>
    <w:rsid w:val="003471D7"/>
    <w:rsid w:val="003473F2"/>
    <w:rsid w:val="00347D86"/>
    <w:rsid w:val="00350B52"/>
    <w:rsid w:val="003514B9"/>
    <w:rsid w:val="003524CF"/>
    <w:rsid w:val="003531AF"/>
    <w:rsid w:val="00354116"/>
    <w:rsid w:val="00354743"/>
    <w:rsid w:val="00355DA0"/>
    <w:rsid w:val="00355F9D"/>
    <w:rsid w:val="00356D4E"/>
    <w:rsid w:val="00357A40"/>
    <w:rsid w:val="00360669"/>
    <w:rsid w:val="00360879"/>
    <w:rsid w:val="0036095B"/>
    <w:rsid w:val="0036098B"/>
    <w:rsid w:val="00361902"/>
    <w:rsid w:val="0036262B"/>
    <w:rsid w:val="00362B7E"/>
    <w:rsid w:val="003650CF"/>
    <w:rsid w:val="00365195"/>
    <w:rsid w:val="00365E38"/>
    <w:rsid w:val="00366AFF"/>
    <w:rsid w:val="00366DAB"/>
    <w:rsid w:val="003700B4"/>
    <w:rsid w:val="003705F1"/>
    <w:rsid w:val="003705F6"/>
    <w:rsid w:val="00371864"/>
    <w:rsid w:val="00371B20"/>
    <w:rsid w:val="00372639"/>
    <w:rsid w:val="003757C2"/>
    <w:rsid w:val="0037593E"/>
    <w:rsid w:val="003769C4"/>
    <w:rsid w:val="00380422"/>
    <w:rsid w:val="0038086F"/>
    <w:rsid w:val="00380C90"/>
    <w:rsid w:val="003818D8"/>
    <w:rsid w:val="00382FA2"/>
    <w:rsid w:val="00384A51"/>
    <w:rsid w:val="003855FC"/>
    <w:rsid w:val="00387722"/>
    <w:rsid w:val="003901F0"/>
    <w:rsid w:val="0039087A"/>
    <w:rsid w:val="00390B9B"/>
    <w:rsid w:val="00391633"/>
    <w:rsid w:val="00391736"/>
    <w:rsid w:val="00391B6A"/>
    <w:rsid w:val="00393A79"/>
    <w:rsid w:val="00394F41"/>
    <w:rsid w:val="00397303"/>
    <w:rsid w:val="00397451"/>
    <w:rsid w:val="003A0CAA"/>
    <w:rsid w:val="003A0D91"/>
    <w:rsid w:val="003A0E89"/>
    <w:rsid w:val="003A14B8"/>
    <w:rsid w:val="003A352D"/>
    <w:rsid w:val="003A38F5"/>
    <w:rsid w:val="003A714F"/>
    <w:rsid w:val="003B1E69"/>
    <w:rsid w:val="003B2687"/>
    <w:rsid w:val="003B2BE7"/>
    <w:rsid w:val="003B2EB3"/>
    <w:rsid w:val="003B3540"/>
    <w:rsid w:val="003B3B97"/>
    <w:rsid w:val="003B3E9C"/>
    <w:rsid w:val="003B40DA"/>
    <w:rsid w:val="003B4CAB"/>
    <w:rsid w:val="003B5D52"/>
    <w:rsid w:val="003B5EA0"/>
    <w:rsid w:val="003B76E7"/>
    <w:rsid w:val="003C0744"/>
    <w:rsid w:val="003C0F05"/>
    <w:rsid w:val="003C1AE0"/>
    <w:rsid w:val="003C1B25"/>
    <w:rsid w:val="003C2E79"/>
    <w:rsid w:val="003C3200"/>
    <w:rsid w:val="003C4607"/>
    <w:rsid w:val="003C62C5"/>
    <w:rsid w:val="003C6555"/>
    <w:rsid w:val="003C7AA2"/>
    <w:rsid w:val="003D241C"/>
    <w:rsid w:val="003D3460"/>
    <w:rsid w:val="003D37BD"/>
    <w:rsid w:val="003D432C"/>
    <w:rsid w:val="003D454D"/>
    <w:rsid w:val="003D55CF"/>
    <w:rsid w:val="003D5C6F"/>
    <w:rsid w:val="003D6748"/>
    <w:rsid w:val="003D743E"/>
    <w:rsid w:val="003E11C8"/>
    <w:rsid w:val="003E14CE"/>
    <w:rsid w:val="003E17BC"/>
    <w:rsid w:val="003E21B8"/>
    <w:rsid w:val="003E3109"/>
    <w:rsid w:val="003E3262"/>
    <w:rsid w:val="003E432C"/>
    <w:rsid w:val="003E4408"/>
    <w:rsid w:val="003E45EA"/>
    <w:rsid w:val="003E5F16"/>
    <w:rsid w:val="003E6A6F"/>
    <w:rsid w:val="003E7786"/>
    <w:rsid w:val="003F212E"/>
    <w:rsid w:val="003F22C2"/>
    <w:rsid w:val="003F2BFE"/>
    <w:rsid w:val="003F33C8"/>
    <w:rsid w:val="003F4DDB"/>
    <w:rsid w:val="003F62B3"/>
    <w:rsid w:val="003F6628"/>
    <w:rsid w:val="003F7030"/>
    <w:rsid w:val="003F78BB"/>
    <w:rsid w:val="003F7AB9"/>
    <w:rsid w:val="004027C5"/>
    <w:rsid w:val="00403150"/>
    <w:rsid w:val="00403BEA"/>
    <w:rsid w:val="0040401F"/>
    <w:rsid w:val="00404818"/>
    <w:rsid w:val="00405200"/>
    <w:rsid w:val="00407B45"/>
    <w:rsid w:val="004116EB"/>
    <w:rsid w:val="00411F3E"/>
    <w:rsid w:val="00412616"/>
    <w:rsid w:val="00412AFF"/>
    <w:rsid w:val="0041300C"/>
    <w:rsid w:val="004150A1"/>
    <w:rsid w:val="00415D03"/>
    <w:rsid w:val="00417240"/>
    <w:rsid w:val="004172B6"/>
    <w:rsid w:val="00417D11"/>
    <w:rsid w:val="004201BD"/>
    <w:rsid w:val="0042054A"/>
    <w:rsid w:val="00421F7A"/>
    <w:rsid w:val="00422BF8"/>
    <w:rsid w:val="0042336B"/>
    <w:rsid w:val="00424E6F"/>
    <w:rsid w:val="0042626A"/>
    <w:rsid w:val="00431EC1"/>
    <w:rsid w:val="004322BE"/>
    <w:rsid w:val="004327D8"/>
    <w:rsid w:val="00434934"/>
    <w:rsid w:val="00434AA5"/>
    <w:rsid w:val="00435699"/>
    <w:rsid w:val="00435C87"/>
    <w:rsid w:val="00435E45"/>
    <w:rsid w:val="00437279"/>
    <w:rsid w:val="0044018A"/>
    <w:rsid w:val="00440F8A"/>
    <w:rsid w:val="00441A6D"/>
    <w:rsid w:val="00443A25"/>
    <w:rsid w:val="004442E1"/>
    <w:rsid w:val="0044475D"/>
    <w:rsid w:val="004457CF"/>
    <w:rsid w:val="00445845"/>
    <w:rsid w:val="00445F38"/>
    <w:rsid w:val="004478C7"/>
    <w:rsid w:val="00447B37"/>
    <w:rsid w:val="00451563"/>
    <w:rsid w:val="00454090"/>
    <w:rsid w:val="004540FD"/>
    <w:rsid w:val="00454566"/>
    <w:rsid w:val="0045705D"/>
    <w:rsid w:val="00457156"/>
    <w:rsid w:val="0046021A"/>
    <w:rsid w:val="00461AD9"/>
    <w:rsid w:val="0046248B"/>
    <w:rsid w:val="004627B1"/>
    <w:rsid w:val="00463E9F"/>
    <w:rsid w:val="00464399"/>
    <w:rsid w:val="004656BC"/>
    <w:rsid w:val="00465DC8"/>
    <w:rsid w:val="004701D1"/>
    <w:rsid w:val="0047066E"/>
    <w:rsid w:val="00473C1B"/>
    <w:rsid w:val="00474F6B"/>
    <w:rsid w:val="00475D3E"/>
    <w:rsid w:val="00480363"/>
    <w:rsid w:val="00481094"/>
    <w:rsid w:val="00481977"/>
    <w:rsid w:val="00481FAD"/>
    <w:rsid w:val="00482BFD"/>
    <w:rsid w:val="00485312"/>
    <w:rsid w:val="00486072"/>
    <w:rsid w:val="004868E3"/>
    <w:rsid w:val="004921C1"/>
    <w:rsid w:val="004924FF"/>
    <w:rsid w:val="00492504"/>
    <w:rsid w:val="00494584"/>
    <w:rsid w:val="00495AC3"/>
    <w:rsid w:val="004977B1"/>
    <w:rsid w:val="00497D7C"/>
    <w:rsid w:val="004A004C"/>
    <w:rsid w:val="004A0813"/>
    <w:rsid w:val="004A1E06"/>
    <w:rsid w:val="004A2463"/>
    <w:rsid w:val="004A3CB7"/>
    <w:rsid w:val="004A3D8A"/>
    <w:rsid w:val="004A4000"/>
    <w:rsid w:val="004A43E0"/>
    <w:rsid w:val="004A4B9A"/>
    <w:rsid w:val="004A5252"/>
    <w:rsid w:val="004A6FD1"/>
    <w:rsid w:val="004A7546"/>
    <w:rsid w:val="004B0920"/>
    <w:rsid w:val="004B0DEB"/>
    <w:rsid w:val="004B222F"/>
    <w:rsid w:val="004B2656"/>
    <w:rsid w:val="004B3E35"/>
    <w:rsid w:val="004B7C10"/>
    <w:rsid w:val="004C1AC1"/>
    <w:rsid w:val="004C2CD4"/>
    <w:rsid w:val="004C310E"/>
    <w:rsid w:val="004C35B9"/>
    <w:rsid w:val="004C4A39"/>
    <w:rsid w:val="004C4B72"/>
    <w:rsid w:val="004C5D67"/>
    <w:rsid w:val="004C629A"/>
    <w:rsid w:val="004C6615"/>
    <w:rsid w:val="004C6902"/>
    <w:rsid w:val="004C6C30"/>
    <w:rsid w:val="004C7143"/>
    <w:rsid w:val="004D0EF7"/>
    <w:rsid w:val="004D158B"/>
    <w:rsid w:val="004D2909"/>
    <w:rsid w:val="004D3DCA"/>
    <w:rsid w:val="004D3F93"/>
    <w:rsid w:val="004D52A6"/>
    <w:rsid w:val="004D5506"/>
    <w:rsid w:val="004D628F"/>
    <w:rsid w:val="004E16BC"/>
    <w:rsid w:val="004E1DF3"/>
    <w:rsid w:val="004E3722"/>
    <w:rsid w:val="004E3A53"/>
    <w:rsid w:val="004E3DF7"/>
    <w:rsid w:val="004E5540"/>
    <w:rsid w:val="004E5A9C"/>
    <w:rsid w:val="004E6496"/>
    <w:rsid w:val="004E70A8"/>
    <w:rsid w:val="004E7F37"/>
    <w:rsid w:val="004F0014"/>
    <w:rsid w:val="004F269B"/>
    <w:rsid w:val="004F3355"/>
    <w:rsid w:val="004F3A97"/>
    <w:rsid w:val="004F3D65"/>
    <w:rsid w:val="004F57C7"/>
    <w:rsid w:val="004F69E7"/>
    <w:rsid w:val="004F6BB9"/>
    <w:rsid w:val="004F752D"/>
    <w:rsid w:val="00500A87"/>
    <w:rsid w:val="00500B76"/>
    <w:rsid w:val="005025AB"/>
    <w:rsid w:val="00504527"/>
    <w:rsid w:val="00504915"/>
    <w:rsid w:val="005064C6"/>
    <w:rsid w:val="00506962"/>
    <w:rsid w:val="005077F2"/>
    <w:rsid w:val="00511379"/>
    <w:rsid w:val="0051180B"/>
    <w:rsid w:val="005135E3"/>
    <w:rsid w:val="00513B66"/>
    <w:rsid w:val="005159BB"/>
    <w:rsid w:val="00515D6B"/>
    <w:rsid w:val="005160E6"/>
    <w:rsid w:val="00517AF8"/>
    <w:rsid w:val="00517C81"/>
    <w:rsid w:val="005202E6"/>
    <w:rsid w:val="00520385"/>
    <w:rsid w:val="00520A44"/>
    <w:rsid w:val="00520BFE"/>
    <w:rsid w:val="005227C8"/>
    <w:rsid w:val="00523C12"/>
    <w:rsid w:val="005240D3"/>
    <w:rsid w:val="00524C90"/>
    <w:rsid w:val="00525624"/>
    <w:rsid w:val="00526192"/>
    <w:rsid w:val="00526F51"/>
    <w:rsid w:val="00527A60"/>
    <w:rsid w:val="00531845"/>
    <w:rsid w:val="00533024"/>
    <w:rsid w:val="005339BB"/>
    <w:rsid w:val="00534722"/>
    <w:rsid w:val="005368B0"/>
    <w:rsid w:val="00537E6E"/>
    <w:rsid w:val="00541570"/>
    <w:rsid w:val="005415A7"/>
    <w:rsid w:val="00541FFA"/>
    <w:rsid w:val="005428B1"/>
    <w:rsid w:val="00542E93"/>
    <w:rsid w:val="00542FBE"/>
    <w:rsid w:val="0054323B"/>
    <w:rsid w:val="0054350F"/>
    <w:rsid w:val="00543744"/>
    <w:rsid w:val="0054422D"/>
    <w:rsid w:val="005455CE"/>
    <w:rsid w:val="005473AC"/>
    <w:rsid w:val="00547479"/>
    <w:rsid w:val="005502DD"/>
    <w:rsid w:val="005514A2"/>
    <w:rsid w:val="00553496"/>
    <w:rsid w:val="005535BB"/>
    <w:rsid w:val="0055451C"/>
    <w:rsid w:val="00554CEA"/>
    <w:rsid w:val="00555440"/>
    <w:rsid w:val="00555D47"/>
    <w:rsid w:val="00560051"/>
    <w:rsid w:val="00560370"/>
    <w:rsid w:val="00561D0B"/>
    <w:rsid w:val="005627BA"/>
    <w:rsid w:val="00563660"/>
    <w:rsid w:val="005636B9"/>
    <w:rsid w:val="00564084"/>
    <w:rsid w:val="005640F8"/>
    <w:rsid w:val="00566C3F"/>
    <w:rsid w:val="00567952"/>
    <w:rsid w:val="00567DB4"/>
    <w:rsid w:val="00570405"/>
    <w:rsid w:val="00570942"/>
    <w:rsid w:val="0057145A"/>
    <w:rsid w:val="0057172F"/>
    <w:rsid w:val="00571CDB"/>
    <w:rsid w:val="00573DBA"/>
    <w:rsid w:val="00575254"/>
    <w:rsid w:val="005756F2"/>
    <w:rsid w:val="00575735"/>
    <w:rsid w:val="00576300"/>
    <w:rsid w:val="00576702"/>
    <w:rsid w:val="00576A09"/>
    <w:rsid w:val="005779F3"/>
    <w:rsid w:val="00577DA9"/>
    <w:rsid w:val="005803D7"/>
    <w:rsid w:val="00580482"/>
    <w:rsid w:val="00581575"/>
    <w:rsid w:val="00582B48"/>
    <w:rsid w:val="00582D17"/>
    <w:rsid w:val="00583D67"/>
    <w:rsid w:val="005845AE"/>
    <w:rsid w:val="00585509"/>
    <w:rsid w:val="0058636A"/>
    <w:rsid w:val="005872C1"/>
    <w:rsid w:val="00587698"/>
    <w:rsid w:val="00590891"/>
    <w:rsid w:val="00590EE5"/>
    <w:rsid w:val="00591B96"/>
    <w:rsid w:val="00592326"/>
    <w:rsid w:val="00595031"/>
    <w:rsid w:val="00595184"/>
    <w:rsid w:val="00596885"/>
    <w:rsid w:val="00597732"/>
    <w:rsid w:val="00597BE2"/>
    <w:rsid w:val="005A0BD7"/>
    <w:rsid w:val="005A1A96"/>
    <w:rsid w:val="005A2411"/>
    <w:rsid w:val="005A5116"/>
    <w:rsid w:val="005A5281"/>
    <w:rsid w:val="005A52C0"/>
    <w:rsid w:val="005A6A6B"/>
    <w:rsid w:val="005A719C"/>
    <w:rsid w:val="005B0B9A"/>
    <w:rsid w:val="005B1627"/>
    <w:rsid w:val="005B3378"/>
    <w:rsid w:val="005B36D9"/>
    <w:rsid w:val="005B3855"/>
    <w:rsid w:val="005B490B"/>
    <w:rsid w:val="005B597F"/>
    <w:rsid w:val="005B7698"/>
    <w:rsid w:val="005B7A50"/>
    <w:rsid w:val="005B7C7B"/>
    <w:rsid w:val="005C01DD"/>
    <w:rsid w:val="005C1809"/>
    <w:rsid w:val="005C2B33"/>
    <w:rsid w:val="005C551A"/>
    <w:rsid w:val="005C7019"/>
    <w:rsid w:val="005C7575"/>
    <w:rsid w:val="005C7A59"/>
    <w:rsid w:val="005D1A36"/>
    <w:rsid w:val="005D26E9"/>
    <w:rsid w:val="005D278F"/>
    <w:rsid w:val="005D2F1B"/>
    <w:rsid w:val="005D449E"/>
    <w:rsid w:val="005D4629"/>
    <w:rsid w:val="005D47FB"/>
    <w:rsid w:val="005D5B05"/>
    <w:rsid w:val="005D6232"/>
    <w:rsid w:val="005D7DEA"/>
    <w:rsid w:val="005E0063"/>
    <w:rsid w:val="005E0418"/>
    <w:rsid w:val="005E1F8E"/>
    <w:rsid w:val="005E225F"/>
    <w:rsid w:val="005E2D2C"/>
    <w:rsid w:val="005E6047"/>
    <w:rsid w:val="005E7051"/>
    <w:rsid w:val="005E7450"/>
    <w:rsid w:val="005F1267"/>
    <w:rsid w:val="005F19E2"/>
    <w:rsid w:val="005F26E9"/>
    <w:rsid w:val="005F49DB"/>
    <w:rsid w:val="005F4F0B"/>
    <w:rsid w:val="005F59BC"/>
    <w:rsid w:val="005F664C"/>
    <w:rsid w:val="006001D9"/>
    <w:rsid w:val="006002FF"/>
    <w:rsid w:val="0060129B"/>
    <w:rsid w:val="00601966"/>
    <w:rsid w:val="00602008"/>
    <w:rsid w:val="006024C4"/>
    <w:rsid w:val="006036CF"/>
    <w:rsid w:val="00603C14"/>
    <w:rsid w:val="00605237"/>
    <w:rsid w:val="006053B0"/>
    <w:rsid w:val="0060594F"/>
    <w:rsid w:val="00606528"/>
    <w:rsid w:val="0061092D"/>
    <w:rsid w:val="00610D8E"/>
    <w:rsid w:val="00611137"/>
    <w:rsid w:val="00612FA5"/>
    <w:rsid w:val="00613B22"/>
    <w:rsid w:val="00613D56"/>
    <w:rsid w:val="00614F72"/>
    <w:rsid w:val="006171C7"/>
    <w:rsid w:val="006201D4"/>
    <w:rsid w:val="00626465"/>
    <w:rsid w:val="00626769"/>
    <w:rsid w:val="00631667"/>
    <w:rsid w:val="00634A8E"/>
    <w:rsid w:val="0063666D"/>
    <w:rsid w:val="0064024C"/>
    <w:rsid w:val="0064095A"/>
    <w:rsid w:val="006410AC"/>
    <w:rsid w:val="00641141"/>
    <w:rsid w:val="00643502"/>
    <w:rsid w:val="00643E07"/>
    <w:rsid w:val="0064410C"/>
    <w:rsid w:val="006445BE"/>
    <w:rsid w:val="00644D55"/>
    <w:rsid w:val="00646926"/>
    <w:rsid w:val="0064693B"/>
    <w:rsid w:val="00646F41"/>
    <w:rsid w:val="00651076"/>
    <w:rsid w:val="00652178"/>
    <w:rsid w:val="00652543"/>
    <w:rsid w:val="00652F49"/>
    <w:rsid w:val="00653133"/>
    <w:rsid w:val="006535D2"/>
    <w:rsid w:val="00653EFF"/>
    <w:rsid w:val="006541AC"/>
    <w:rsid w:val="006546BA"/>
    <w:rsid w:val="00660152"/>
    <w:rsid w:val="00660CD2"/>
    <w:rsid w:val="00661521"/>
    <w:rsid w:val="00661EBE"/>
    <w:rsid w:val="00662950"/>
    <w:rsid w:val="006637A0"/>
    <w:rsid w:val="006651E1"/>
    <w:rsid w:val="00666CE9"/>
    <w:rsid w:val="00666D02"/>
    <w:rsid w:val="006705E5"/>
    <w:rsid w:val="006727CC"/>
    <w:rsid w:val="006733FE"/>
    <w:rsid w:val="006748A1"/>
    <w:rsid w:val="0067640B"/>
    <w:rsid w:val="00676BA7"/>
    <w:rsid w:val="006770C2"/>
    <w:rsid w:val="006779C6"/>
    <w:rsid w:val="006819A3"/>
    <w:rsid w:val="00681ABE"/>
    <w:rsid w:val="006822BE"/>
    <w:rsid w:val="006827F5"/>
    <w:rsid w:val="006831ED"/>
    <w:rsid w:val="00684C1D"/>
    <w:rsid w:val="00684D23"/>
    <w:rsid w:val="006858B1"/>
    <w:rsid w:val="0068597D"/>
    <w:rsid w:val="00686F98"/>
    <w:rsid w:val="006878E1"/>
    <w:rsid w:val="006905BF"/>
    <w:rsid w:val="0069155D"/>
    <w:rsid w:val="006939EF"/>
    <w:rsid w:val="006958BF"/>
    <w:rsid w:val="00697F37"/>
    <w:rsid w:val="006A0648"/>
    <w:rsid w:val="006A1B1F"/>
    <w:rsid w:val="006A1B4C"/>
    <w:rsid w:val="006A701C"/>
    <w:rsid w:val="006B1502"/>
    <w:rsid w:val="006B1DCB"/>
    <w:rsid w:val="006B3E2A"/>
    <w:rsid w:val="006B41D7"/>
    <w:rsid w:val="006B47B0"/>
    <w:rsid w:val="006B54CF"/>
    <w:rsid w:val="006B5568"/>
    <w:rsid w:val="006C34AD"/>
    <w:rsid w:val="006C5088"/>
    <w:rsid w:val="006C54DD"/>
    <w:rsid w:val="006C7371"/>
    <w:rsid w:val="006C7B63"/>
    <w:rsid w:val="006D09F3"/>
    <w:rsid w:val="006D0A5F"/>
    <w:rsid w:val="006D25FB"/>
    <w:rsid w:val="006D2A60"/>
    <w:rsid w:val="006D3C53"/>
    <w:rsid w:val="006D432B"/>
    <w:rsid w:val="006D48F8"/>
    <w:rsid w:val="006D5400"/>
    <w:rsid w:val="006D5ABA"/>
    <w:rsid w:val="006D605E"/>
    <w:rsid w:val="006D6F30"/>
    <w:rsid w:val="006D7FA8"/>
    <w:rsid w:val="006E0B2F"/>
    <w:rsid w:val="006E3108"/>
    <w:rsid w:val="006E3520"/>
    <w:rsid w:val="006E3745"/>
    <w:rsid w:val="006E436A"/>
    <w:rsid w:val="006E4409"/>
    <w:rsid w:val="006E49A6"/>
    <w:rsid w:val="006E5F89"/>
    <w:rsid w:val="006E6263"/>
    <w:rsid w:val="006E6330"/>
    <w:rsid w:val="006E6C38"/>
    <w:rsid w:val="006E766D"/>
    <w:rsid w:val="006E7A92"/>
    <w:rsid w:val="006F01E1"/>
    <w:rsid w:val="006F145B"/>
    <w:rsid w:val="006F14EC"/>
    <w:rsid w:val="006F2877"/>
    <w:rsid w:val="006F3EE2"/>
    <w:rsid w:val="006F512A"/>
    <w:rsid w:val="006F5608"/>
    <w:rsid w:val="006F5A3A"/>
    <w:rsid w:val="006F5A98"/>
    <w:rsid w:val="006F6B5B"/>
    <w:rsid w:val="006F7175"/>
    <w:rsid w:val="00700166"/>
    <w:rsid w:val="00700DC5"/>
    <w:rsid w:val="00701CA9"/>
    <w:rsid w:val="00702128"/>
    <w:rsid w:val="007033C5"/>
    <w:rsid w:val="00703DFE"/>
    <w:rsid w:val="007061ED"/>
    <w:rsid w:val="00707A4C"/>
    <w:rsid w:val="00711449"/>
    <w:rsid w:val="00712841"/>
    <w:rsid w:val="007136BF"/>
    <w:rsid w:val="007159DC"/>
    <w:rsid w:val="00715E32"/>
    <w:rsid w:val="00716EA1"/>
    <w:rsid w:val="00717000"/>
    <w:rsid w:val="00717103"/>
    <w:rsid w:val="00717BFA"/>
    <w:rsid w:val="00717DC3"/>
    <w:rsid w:val="00720847"/>
    <w:rsid w:val="00722586"/>
    <w:rsid w:val="00722FA5"/>
    <w:rsid w:val="00725461"/>
    <w:rsid w:val="00725CE0"/>
    <w:rsid w:val="00727625"/>
    <w:rsid w:val="0073182B"/>
    <w:rsid w:val="007329FC"/>
    <w:rsid w:val="00732E3C"/>
    <w:rsid w:val="00733269"/>
    <w:rsid w:val="007338B0"/>
    <w:rsid w:val="00733D15"/>
    <w:rsid w:val="007375C3"/>
    <w:rsid w:val="00741B72"/>
    <w:rsid w:val="007431A2"/>
    <w:rsid w:val="007433A8"/>
    <w:rsid w:val="0074571F"/>
    <w:rsid w:val="00745DCA"/>
    <w:rsid w:val="0074790A"/>
    <w:rsid w:val="0075173C"/>
    <w:rsid w:val="00751AF0"/>
    <w:rsid w:val="007534A6"/>
    <w:rsid w:val="0075383C"/>
    <w:rsid w:val="00754A98"/>
    <w:rsid w:val="00755157"/>
    <w:rsid w:val="00761EA4"/>
    <w:rsid w:val="007624B4"/>
    <w:rsid w:val="007624DF"/>
    <w:rsid w:val="00762516"/>
    <w:rsid w:val="00762E6B"/>
    <w:rsid w:val="00763602"/>
    <w:rsid w:val="00764850"/>
    <w:rsid w:val="00764D6B"/>
    <w:rsid w:val="00765174"/>
    <w:rsid w:val="00770A65"/>
    <w:rsid w:val="00770B92"/>
    <w:rsid w:val="00770EDB"/>
    <w:rsid w:val="00771E34"/>
    <w:rsid w:val="00772014"/>
    <w:rsid w:val="007721C8"/>
    <w:rsid w:val="00774CF6"/>
    <w:rsid w:val="00775270"/>
    <w:rsid w:val="007752CD"/>
    <w:rsid w:val="0077738C"/>
    <w:rsid w:val="00777CE7"/>
    <w:rsid w:val="007803F7"/>
    <w:rsid w:val="00782101"/>
    <w:rsid w:val="00783637"/>
    <w:rsid w:val="00784102"/>
    <w:rsid w:val="00784D1E"/>
    <w:rsid w:val="007871C8"/>
    <w:rsid w:val="00790FE3"/>
    <w:rsid w:val="007917FA"/>
    <w:rsid w:val="00791AC7"/>
    <w:rsid w:val="00791C0A"/>
    <w:rsid w:val="007927DD"/>
    <w:rsid w:val="0079380A"/>
    <w:rsid w:val="00795002"/>
    <w:rsid w:val="00797E5B"/>
    <w:rsid w:val="007A2230"/>
    <w:rsid w:val="007A22E9"/>
    <w:rsid w:val="007A3271"/>
    <w:rsid w:val="007A3727"/>
    <w:rsid w:val="007A3DA6"/>
    <w:rsid w:val="007A4E2E"/>
    <w:rsid w:val="007A54F1"/>
    <w:rsid w:val="007A589C"/>
    <w:rsid w:val="007A6817"/>
    <w:rsid w:val="007A68B5"/>
    <w:rsid w:val="007A723C"/>
    <w:rsid w:val="007B458E"/>
    <w:rsid w:val="007B5934"/>
    <w:rsid w:val="007B60FB"/>
    <w:rsid w:val="007B61E9"/>
    <w:rsid w:val="007B6279"/>
    <w:rsid w:val="007B6CC1"/>
    <w:rsid w:val="007B6CCC"/>
    <w:rsid w:val="007B7480"/>
    <w:rsid w:val="007B76D4"/>
    <w:rsid w:val="007B7EED"/>
    <w:rsid w:val="007C075A"/>
    <w:rsid w:val="007C43B0"/>
    <w:rsid w:val="007C4635"/>
    <w:rsid w:val="007C4D01"/>
    <w:rsid w:val="007C5563"/>
    <w:rsid w:val="007C5909"/>
    <w:rsid w:val="007C5F3B"/>
    <w:rsid w:val="007C69B3"/>
    <w:rsid w:val="007D1135"/>
    <w:rsid w:val="007D2385"/>
    <w:rsid w:val="007D2B87"/>
    <w:rsid w:val="007D3A7F"/>
    <w:rsid w:val="007D4235"/>
    <w:rsid w:val="007D677A"/>
    <w:rsid w:val="007D693A"/>
    <w:rsid w:val="007D7956"/>
    <w:rsid w:val="007D7E55"/>
    <w:rsid w:val="007E0617"/>
    <w:rsid w:val="007E087D"/>
    <w:rsid w:val="007E0A7F"/>
    <w:rsid w:val="007E20FA"/>
    <w:rsid w:val="007E49B1"/>
    <w:rsid w:val="007E5861"/>
    <w:rsid w:val="007E5D40"/>
    <w:rsid w:val="007E6A6F"/>
    <w:rsid w:val="007E6F99"/>
    <w:rsid w:val="007E73F9"/>
    <w:rsid w:val="007F1EB8"/>
    <w:rsid w:val="007F2724"/>
    <w:rsid w:val="007F48A1"/>
    <w:rsid w:val="007F5107"/>
    <w:rsid w:val="008004D3"/>
    <w:rsid w:val="0080158E"/>
    <w:rsid w:val="00801E93"/>
    <w:rsid w:val="00801F2A"/>
    <w:rsid w:val="00801FD1"/>
    <w:rsid w:val="0080490D"/>
    <w:rsid w:val="00806263"/>
    <w:rsid w:val="00807ECF"/>
    <w:rsid w:val="008118E6"/>
    <w:rsid w:val="008127C8"/>
    <w:rsid w:val="00812F34"/>
    <w:rsid w:val="00813700"/>
    <w:rsid w:val="00813C73"/>
    <w:rsid w:val="0081447A"/>
    <w:rsid w:val="00814776"/>
    <w:rsid w:val="00814F45"/>
    <w:rsid w:val="00815E63"/>
    <w:rsid w:val="00817D52"/>
    <w:rsid w:val="00820310"/>
    <w:rsid w:val="0082194D"/>
    <w:rsid w:val="00822396"/>
    <w:rsid w:val="00823E90"/>
    <w:rsid w:val="008245F2"/>
    <w:rsid w:val="00825604"/>
    <w:rsid w:val="00825A8B"/>
    <w:rsid w:val="0082697A"/>
    <w:rsid w:val="00826C8F"/>
    <w:rsid w:val="008304DE"/>
    <w:rsid w:val="00831123"/>
    <w:rsid w:val="00831A90"/>
    <w:rsid w:val="00834FEE"/>
    <w:rsid w:val="008400CE"/>
    <w:rsid w:val="0084134B"/>
    <w:rsid w:val="00841E9B"/>
    <w:rsid w:val="00843019"/>
    <w:rsid w:val="008438A2"/>
    <w:rsid w:val="008438B5"/>
    <w:rsid w:val="00843C5B"/>
    <w:rsid w:val="008455E6"/>
    <w:rsid w:val="00845F82"/>
    <w:rsid w:val="008515B2"/>
    <w:rsid w:val="0085176E"/>
    <w:rsid w:val="00851811"/>
    <w:rsid w:val="00853506"/>
    <w:rsid w:val="00853887"/>
    <w:rsid w:val="00854AE5"/>
    <w:rsid w:val="008555DF"/>
    <w:rsid w:val="008556EC"/>
    <w:rsid w:val="0085633F"/>
    <w:rsid w:val="0086040A"/>
    <w:rsid w:val="008605AE"/>
    <w:rsid w:val="008618E9"/>
    <w:rsid w:val="0086578D"/>
    <w:rsid w:val="00865B1D"/>
    <w:rsid w:val="008668F3"/>
    <w:rsid w:val="00870BAA"/>
    <w:rsid w:val="00871E80"/>
    <w:rsid w:val="008746A8"/>
    <w:rsid w:val="008751D6"/>
    <w:rsid w:val="00875E84"/>
    <w:rsid w:val="0087723D"/>
    <w:rsid w:val="00877511"/>
    <w:rsid w:val="00880FFB"/>
    <w:rsid w:val="00881168"/>
    <w:rsid w:val="00882FFB"/>
    <w:rsid w:val="00883A81"/>
    <w:rsid w:val="008862CA"/>
    <w:rsid w:val="00886846"/>
    <w:rsid w:val="00887E1C"/>
    <w:rsid w:val="008918DF"/>
    <w:rsid w:val="00892AC5"/>
    <w:rsid w:val="008931FF"/>
    <w:rsid w:val="00893875"/>
    <w:rsid w:val="00893CF5"/>
    <w:rsid w:val="00893D07"/>
    <w:rsid w:val="00893E93"/>
    <w:rsid w:val="0089581F"/>
    <w:rsid w:val="00897E33"/>
    <w:rsid w:val="008A00EB"/>
    <w:rsid w:val="008A157A"/>
    <w:rsid w:val="008A1B29"/>
    <w:rsid w:val="008A3193"/>
    <w:rsid w:val="008A326F"/>
    <w:rsid w:val="008A4096"/>
    <w:rsid w:val="008A4540"/>
    <w:rsid w:val="008A5A3A"/>
    <w:rsid w:val="008A5E3D"/>
    <w:rsid w:val="008A7854"/>
    <w:rsid w:val="008B00E9"/>
    <w:rsid w:val="008B3F74"/>
    <w:rsid w:val="008B470F"/>
    <w:rsid w:val="008B4867"/>
    <w:rsid w:val="008B5443"/>
    <w:rsid w:val="008B5651"/>
    <w:rsid w:val="008B5904"/>
    <w:rsid w:val="008B6F9E"/>
    <w:rsid w:val="008B73DE"/>
    <w:rsid w:val="008C22EC"/>
    <w:rsid w:val="008C2888"/>
    <w:rsid w:val="008C2890"/>
    <w:rsid w:val="008C2AA5"/>
    <w:rsid w:val="008C3750"/>
    <w:rsid w:val="008C3ED9"/>
    <w:rsid w:val="008C4872"/>
    <w:rsid w:val="008C71FF"/>
    <w:rsid w:val="008C7644"/>
    <w:rsid w:val="008C7A74"/>
    <w:rsid w:val="008C7DF3"/>
    <w:rsid w:val="008D077A"/>
    <w:rsid w:val="008D07D5"/>
    <w:rsid w:val="008D0808"/>
    <w:rsid w:val="008D1CDB"/>
    <w:rsid w:val="008D3546"/>
    <w:rsid w:val="008D3E0F"/>
    <w:rsid w:val="008D532A"/>
    <w:rsid w:val="008D5810"/>
    <w:rsid w:val="008D5EA5"/>
    <w:rsid w:val="008E003A"/>
    <w:rsid w:val="008E0E65"/>
    <w:rsid w:val="008E1572"/>
    <w:rsid w:val="008E1580"/>
    <w:rsid w:val="008E285F"/>
    <w:rsid w:val="008E297E"/>
    <w:rsid w:val="008E3AEC"/>
    <w:rsid w:val="008E5092"/>
    <w:rsid w:val="008E55BC"/>
    <w:rsid w:val="008E5639"/>
    <w:rsid w:val="008F0740"/>
    <w:rsid w:val="008F3991"/>
    <w:rsid w:val="008F3A9C"/>
    <w:rsid w:val="008F48CF"/>
    <w:rsid w:val="008F592C"/>
    <w:rsid w:val="008F6538"/>
    <w:rsid w:val="008F76CC"/>
    <w:rsid w:val="00900563"/>
    <w:rsid w:val="009044D9"/>
    <w:rsid w:val="009048EF"/>
    <w:rsid w:val="0090761A"/>
    <w:rsid w:val="009076D9"/>
    <w:rsid w:val="00910CFA"/>
    <w:rsid w:val="009112B6"/>
    <w:rsid w:val="009119F6"/>
    <w:rsid w:val="00911DC8"/>
    <w:rsid w:val="009125A2"/>
    <w:rsid w:val="00913850"/>
    <w:rsid w:val="00913C44"/>
    <w:rsid w:val="00915225"/>
    <w:rsid w:val="00916390"/>
    <w:rsid w:val="00920CBC"/>
    <w:rsid w:val="009213D4"/>
    <w:rsid w:val="00922145"/>
    <w:rsid w:val="0092307B"/>
    <w:rsid w:val="0092351A"/>
    <w:rsid w:val="00923D41"/>
    <w:rsid w:val="009245E4"/>
    <w:rsid w:val="009252B8"/>
    <w:rsid w:val="00926E29"/>
    <w:rsid w:val="0092746A"/>
    <w:rsid w:val="009279A5"/>
    <w:rsid w:val="00927DE2"/>
    <w:rsid w:val="00930FEC"/>
    <w:rsid w:val="00931BF3"/>
    <w:rsid w:val="00932B77"/>
    <w:rsid w:val="0093302F"/>
    <w:rsid w:val="00934AFC"/>
    <w:rsid w:val="00934C9B"/>
    <w:rsid w:val="009352AF"/>
    <w:rsid w:val="00935328"/>
    <w:rsid w:val="00940929"/>
    <w:rsid w:val="00940C3A"/>
    <w:rsid w:val="00947789"/>
    <w:rsid w:val="0095022C"/>
    <w:rsid w:val="00950828"/>
    <w:rsid w:val="00951845"/>
    <w:rsid w:val="00953C7C"/>
    <w:rsid w:val="00953EE3"/>
    <w:rsid w:val="0095444D"/>
    <w:rsid w:val="009555A7"/>
    <w:rsid w:val="00960341"/>
    <w:rsid w:val="00961D4A"/>
    <w:rsid w:val="009622DD"/>
    <w:rsid w:val="0096421C"/>
    <w:rsid w:val="009664CC"/>
    <w:rsid w:val="009673ED"/>
    <w:rsid w:val="0096757D"/>
    <w:rsid w:val="009678D6"/>
    <w:rsid w:val="00967C2A"/>
    <w:rsid w:val="00970D38"/>
    <w:rsid w:val="009717C3"/>
    <w:rsid w:val="009725F2"/>
    <w:rsid w:val="00972D27"/>
    <w:rsid w:val="00972DE0"/>
    <w:rsid w:val="00973145"/>
    <w:rsid w:val="00973D39"/>
    <w:rsid w:val="009748AB"/>
    <w:rsid w:val="00974BEB"/>
    <w:rsid w:val="0097544C"/>
    <w:rsid w:val="00975883"/>
    <w:rsid w:val="009763ED"/>
    <w:rsid w:val="00977A8D"/>
    <w:rsid w:val="00977C0A"/>
    <w:rsid w:val="00977C7E"/>
    <w:rsid w:val="00980B5F"/>
    <w:rsid w:val="009820B1"/>
    <w:rsid w:val="0098233F"/>
    <w:rsid w:val="009830A2"/>
    <w:rsid w:val="00984775"/>
    <w:rsid w:val="00985181"/>
    <w:rsid w:val="00990A12"/>
    <w:rsid w:val="0099163F"/>
    <w:rsid w:val="00992598"/>
    <w:rsid w:val="00992DC5"/>
    <w:rsid w:val="00993995"/>
    <w:rsid w:val="00995B9F"/>
    <w:rsid w:val="00995CBB"/>
    <w:rsid w:val="009A01DC"/>
    <w:rsid w:val="009A0300"/>
    <w:rsid w:val="009A06C6"/>
    <w:rsid w:val="009A13C0"/>
    <w:rsid w:val="009A1DE7"/>
    <w:rsid w:val="009A1FC7"/>
    <w:rsid w:val="009A2F4E"/>
    <w:rsid w:val="009A45BE"/>
    <w:rsid w:val="009A4F13"/>
    <w:rsid w:val="009A56DB"/>
    <w:rsid w:val="009A7363"/>
    <w:rsid w:val="009B05B2"/>
    <w:rsid w:val="009B22F5"/>
    <w:rsid w:val="009B2A18"/>
    <w:rsid w:val="009B6E3B"/>
    <w:rsid w:val="009B7A2E"/>
    <w:rsid w:val="009C0935"/>
    <w:rsid w:val="009C11C1"/>
    <w:rsid w:val="009C143A"/>
    <w:rsid w:val="009C219A"/>
    <w:rsid w:val="009C25EE"/>
    <w:rsid w:val="009C33E5"/>
    <w:rsid w:val="009C3810"/>
    <w:rsid w:val="009C5298"/>
    <w:rsid w:val="009C6861"/>
    <w:rsid w:val="009C6AC2"/>
    <w:rsid w:val="009C6C10"/>
    <w:rsid w:val="009C7FF9"/>
    <w:rsid w:val="009D2B36"/>
    <w:rsid w:val="009D6E76"/>
    <w:rsid w:val="009E1442"/>
    <w:rsid w:val="009E26DA"/>
    <w:rsid w:val="009E2A0F"/>
    <w:rsid w:val="009E2BA6"/>
    <w:rsid w:val="009E47EB"/>
    <w:rsid w:val="009E4CC6"/>
    <w:rsid w:val="009E5001"/>
    <w:rsid w:val="009E61CA"/>
    <w:rsid w:val="009E68A3"/>
    <w:rsid w:val="009E78C0"/>
    <w:rsid w:val="009E7E84"/>
    <w:rsid w:val="009F20E5"/>
    <w:rsid w:val="009F5BA0"/>
    <w:rsid w:val="009F6C65"/>
    <w:rsid w:val="009F70D0"/>
    <w:rsid w:val="009F7106"/>
    <w:rsid w:val="009F73E0"/>
    <w:rsid w:val="00A00EE4"/>
    <w:rsid w:val="00A00FF6"/>
    <w:rsid w:val="00A01293"/>
    <w:rsid w:val="00A0144D"/>
    <w:rsid w:val="00A02C7A"/>
    <w:rsid w:val="00A02E7E"/>
    <w:rsid w:val="00A077B3"/>
    <w:rsid w:val="00A11DE5"/>
    <w:rsid w:val="00A1352D"/>
    <w:rsid w:val="00A16BFF"/>
    <w:rsid w:val="00A17A79"/>
    <w:rsid w:val="00A17AA3"/>
    <w:rsid w:val="00A207BE"/>
    <w:rsid w:val="00A216BF"/>
    <w:rsid w:val="00A22043"/>
    <w:rsid w:val="00A23E15"/>
    <w:rsid w:val="00A25B90"/>
    <w:rsid w:val="00A2767D"/>
    <w:rsid w:val="00A27999"/>
    <w:rsid w:val="00A304ED"/>
    <w:rsid w:val="00A31547"/>
    <w:rsid w:val="00A32FD8"/>
    <w:rsid w:val="00A337A6"/>
    <w:rsid w:val="00A33829"/>
    <w:rsid w:val="00A3424B"/>
    <w:rsid w:val="00A34830"/>
    <w:rsid w:val="00A37EC1"/>
    <w:rsid w:val="00A412C4"/>
    <w:rsid w:val="00A41D62"/>
    <w:rsid w:val="00A421CC"/>
    <w:rsid w:val="00A43368"/>
    <w:rsid w:val="00A43747"/>
    <w:rsid w:val="00A43801"/>
    <w:rsid w:val="00A508E4"/>
    <w:rsid w:val="00A51495"/>
    <w:rsid w:val="00A528B7"/>
    <w:rsid w:val="00A52C41"/>
    <w:rsid w:val="00A53338"/>
    <w:rsid w:val="00A53A4D"/>
    <w:rsid w:val="00A53F55"/>
    <w:rsid w:val="00A54205"/>
    <w:rsid w:val="00A55C3A"/>
    <w:rsid w:val="00A55F14"/>
    <w:rsid w:val="00A56028"/>
    <w:rsid w:val="00A560F9"/>
    <w:rsid w:val="00A574BF"/>
    <w:rsid w:val="00A57647"/>
    <w:rsid w:val="00A6082C"/>
    <w:rsid w:val="00A61218"/>
    <w:rsid w:val="00A621E2"/>
    <w:rsid w:val="00A62365"/>
    <w:rsid w:val="00A6408B"/>
    <w:rsid w:val="00A65009"/>
    <w:rsid w:val="00A65232"/>
    <w:rsid w:val="00A6673E"/>
    <w:rsid w:val="00A73273"/>
    <w:rsid w:val="00A7396D"/>
    <w:rsid w:val="00A73E29"/>
    <w:rsid w:val="00A7651F"/>
    <w:rsid w:val="00A76BF3"/>
    <w:rsid w:val="00A77026"/>
    <w:rsid w:val="00A7719E"/>
    <w:rsid w:val="00A77316"/>
    <w:rsid w:val="00A77654"/>
    <w:rsid w:val="00A77ECB"/>
    <w:rsid w:val="00A8132F"/>
    <w:rsid w:val="00A81F37"/>
    <w:rsid w:val="00A83078"/>
    <w:rsid w:val="00A84531"/>
    <w:rsid w:val="00A863F5"/>
    <w:rsid w:val="00A87901"/>
    <w:rsid w:val="00A87FF4"/>
    <w:rsid w:val="00A908E6"/>
    <w:rsid w:val="00A91688"/>
    <w:rsid w:val="00A92F8C"/>
    <w:rsid w:val="00A93CDD"/>
    <w:rsid w:val="00A93F65"/>
    <w:rsid w:val="00A944A0"/>
    <w:rsid w:val="00A95A9D"/>
    <w:rsid w:val="00A961A3"/>
    <w:rsid w:val="00A96339"/>
    <w:rsid w:val="00AA0A30"/>
    <w:rsid w:val="00AA0EF9"/>
    <w:rsid w:val="00AA109C"/>
    <w:rsid w:val="00AA157F"/>
    <w:rsid w:val="00AA2AE2"/>
    <w:rsid w:val="00AA392D"/>
    <w:rsid w:val="00AA3A96"/>
    <w:rsid w:val="00AA485C"/>
    <w:rsid w:val="00AA4BBC"/>
    <w:rsid w:val="00AA525A"/>
    <w:rsid w:val="00AA5C5E"/>
    <w:rsid w:val="00AB12D1"/>
    <w:rsid w:val="00AB280B"/>
    <w:rsid w:val="00AB3AF3"/>
    <w:rsid w:val="00AB4760"/>
    <w:rsid w:val="00AB49A3"/>
    <w:rsid w:val="00AB5BEA"/>
    <w:rsid w:val="00AB650D"/>
    <w:rsid w:val="00AB712A"/>
    <w:rsid w:val="00AC02FB"/>
    <w:rsid w:val="00AC08D0"/>
    <w:rsid w:val="00AC0CBF"/>
    <w:rsid w:val="00AC11D0"/>
    <w:rsid w:val="00AC327B"/>
    <w:rsid w:val="00AC34EC"/>
    <w:rsid w:val="00AC43FC"/>
    <w:rsid w:val="00AC46E4"/>
    <w:rsid w:val="00AC5211"/>
    <w:rsid w:val="00AC6792"/>
    <w:rsid w:val="00AC6D6C"/>
    <w:rsid w:val="00AD0271"/>
    <w:rsid w:val="00AD089A"/>
    <w:rsid w:val="00AD21FD"/>
    <w:rsid w:val="00AD32DE"/>
    <w:rsid w:val="00AD4414"/>
    <w:rsid w:val="00AD4D3C"/>
    <w:rsid w:val="00AD5964"/>
    <w:rsid w:val="00AD61FD"/>
    <w:rsid w:val="00AE016E"/>
    <w:rsid w:val="00AE13F1"/>
    <w:rsid w:val="00AE22BB"/>
    <w:rsid w:val="00AE22F0"/>
    <w:rsid w:val="00AE4FD9"/>
    <w:rsid w:val="00AE568A"/>
    <w:rsid w:val="00AE6898"/>
    <w:rsid w:val="00AE78B6"/>
    <w:rsid w:val="00AF1A12"/>
    <w:rsid w:val="00AF22C4"/>
    <w:rsid w:val="00AF3068"/>
    <w:rsid w:val="00AF3C76"/>
    <w:rsid w:val="00AF3DCA"/>
    <w:rsid w:val="00AF41AC"/>
    <w:rsid w:val="00AF43F0"/>
    <w:rsid w:val="00AF4FD7"/>
    <w:rsid w:val="00AF5BD9"/>
    <w:rsid w:val="00AF64B5"/>
    <w:rsid w:val="00AF743D"/>
    <w:rsid w:val="00B007D4"/>
    <w:rsid w:val="00B02338"/>
    <w:rsid w:val="00B02AF2"/>
    <w:rsid w:val="00B04AE1"/>
    <w:rsid w:val="00B05987"/>
    <w:rsid w:val="00B06132"/>
    <w:rsid w:val="00B10FA8"/>
    <w:rsid w:val="00B121B7"/>
    <w:rsid w:val="00B12661"/>
    <w:rsid w:val="00B13FC8"/>
    <w:rsid w:val="00B1502E"/>
    <w:rsid w:val="00B15840"/>
    <w:rsid w:val="00B21335"/>
    <w:rsid w:val="00B21C30"/>
    <w:rsid w:val="00B22E0C"/>
    <w:rsid w:val="00B2572C"/>
    <w:rsid w:val="00B2589E"/>
    <w:rsid w:val="00B2599B"/>
    <w:rsid w:val="00B25DE9"/>
    <w:rsid w:val="00B261B5"/>
    <w:rsid w:val="00B31046"/>
    <w:rsid w:val="00B3201A"/>
    <w:rsid w:val="00B3263B"/>
    <w:rsid w:val="00B3453B"/>
    <w:rsid w:val="00B34CF8"/>
    <w:rsid w:val="00B35290"/>
    <w:rsid w:val="00B362BF"/>
    <w:rsid w:val="00B37329"/>
    <w:rsid w:val="00B40F3E"/>
    <w:rsid w:val="00B46C5D"/>
    <w:rsid w:val="00B46E30"/>
    <w:rsid w:val="00B500CF"/>
    <w:rsid w:val="00B5097B"/>
    <w:rsid w:val="00B50A48"/>
    <w:rsid w:val="00B50E50"/>
    <w:rsid w:val="00B51ACF"/>
    <w:rsid w:val="00B53529"/>
    <w:rsid w:val="00B5573F"/>
    <w:rsid w:val="00B56491"/>
    <w:rsid w:val="00B578E2"/>
    <w:rsid w:val="00B62549"/>
    <w:rsid w:val="00B62849"/>
    <w:rsid w:val="00B63642"/>
    <w:rsid w:val="00B639B0"/>
    <w:rsid w:val="00B63C50"/>
    <w:rsid w:val="00B647D8"/>
    <w:rsid w:val="00B65BF7"/>
    <w:rsid w:val="00B66FDB"/>
    <w:rsid w:val="00B677F3"/>
    <w:rsid w:val="00B67899"/>
    <w:rsid w:val="00B67B15"/>
    <w:rsid w:val="00B67B2F"/>
    <w:rsid w:val="00B70A61"/>
    <w:rsid w:val="00B7223C"/>
    <w:rsid w:val="00B72757"/>
    <w:rsid w:val="00B72E2B"/>
    <w:rsid w:val="00B7367C"/>
    <w:rsid w:val="00B74D85"/>
    <w:rsid w:val="00B8057D"/>
    <w:rsid w:val="00B82098"/>
    <w:rsid w:val="00B825FD"/>
    <w:rsid w:val="00B845B6"/>
    <w:rsid w:val="00B86DC5"/>
    <w:rsid w:val="00B91316"/>
    <w:rsid w:val="00B923A3"/>
    <w:rsid w:val="00B933AB"/>
    <w:rsid w:val="00B940DA"/>
    <w:rsid w:val="00B943F7"/>
    <w:rsid w:val="00B94B9F"/>
    <w:rsid w:val="00B960DA"/>
    <w:rsid w:val="00B9628E"/>
    <w:rsid w:val="00B96D86"/>
    <w:rsid w:val="00B97023"/>
    <w:rsid w:val="00BA05E8"/>
    <w:rsid w:val="00BA08DB"/>
    <w:rsid w:val="00BA1466"/>
    <w:rsid w:val="00BA2BC1"/>
    <w:rsid w:val="00BA411C"/>
    <w:rsid w:val="00BA4ED4"/>
    <w:rsid w:val="00BA57B2"/>
    <w:rsid w:val="00BA66D3"/>
    <w:rsid w:val="00BA7EB7"/>
    <w:rsid w:val="00BB03F3"/>
    <w:rsid w:val="00BB16F9"/>
    <w:rsid w:val="00BB173F"/>
    <w:rsid w:val="00BB2461"/>
    <w:rsid w:val="00BB3FA8"/>
    <w:rsid w:val="00BB45D7"/>
    <w:rsid w:val="00BB76C8"/>
    <w:rsid w:val="00BC1482"/>
    <w:rsid w:val="00BC1C8A"/>
    <w:rsid w:val="00BC239B"/>
    <w:rsid w:val="00BC2C22"/>
    <w:rsid w:val="00BC2D0E"/>
    <w:rsid w:val="00BC3170"/>
    <w:rsid w:val="00BC3856"/>
    <w:rsid w:val="00BC39F0"/>
    <w:rsid w:val="00BC3EB9"/>
    <w:rsid w:val="00BC4C78"/>
    <w:rsid w:val="00BC4E91"/>
    <w:rsid w:val="00BC4ED3"/>
    <w:rsid w:val="00BC7CA7"/>
    <w:rsid w:val="00BD3507"/>
    <w:rsid w:val="00BD4FDC"/>
    <w:rsid w:val="00BD5AC5"/>
    <w:rsid w:val="00BD5D4E"/>
    <w:rsid w:val="00BD5E61"/>
    <w:rsid w:val="00BD7BEC"/>
    <w:rsid w:val="00BE1DB0"/>
    <w:rsid w:val="00BE21D2"/>
    <w:rsid w:val="00BE2A01"/>
    <w:rsid w:val="00BE344E"/>
    <w:rsid w:val="00BE4ABC"/>
    <w:rsid w:val="00BE4C9D"/>
    <w:rsid w:val="00BE5189"/>
    <w:rsid w:val="00BE6ED1"/>
    <w:rsid w:val="00BF06E9"/>
    <w:rsid w:val="00BF0920"/>
    <w:rsid w:val="00BF1636"/>
    <w:rsid w:val="00BF1CD5"/>
    <w:rsid w:val="00BF1FCF"/>
    <w:rsid w:val="00BF22BE"/>
    <w:rsid w:val="00BF247C"/>
    <w:rsid w:val="00BF363D"/>
    <w:rsid w:val="00BF54C9"/>
    <w:rsid w:val="00BF5C24"/>
    <w:rsid w:val="00BF7EC7"/>
    <w:rsid w:val="00C0078C"/>
    <w:rsid w:val="00C00EC2"/>
    <w:rsid w:val="00C010F1"/>
    <w:rsid w:val="00C017FA"/>
    <w:rsid w:val="00C0382A"/>
    <w:rsid w:val="00C03ABE"/>
    <w:rsid w:val="00C04C6E"/>
    <w:rsid w:val="00C05708"/>
    <w:rsid w:val="00C05C9B"/>
    <w:rsid w:val="00C06399"/>
    <w:rsid w:val="00C06731"/>
    <w:rsid w:val="00C10F49"/>
    <w:rsid w:val="00C12376"/>
    <w:rsid w:val="00C13B3F"/>
    <w:rsid w:val="00C147C5"/>
    <w:rsid w:val="00C15A38"/>
    <w:rsid w:val="00C2023E"/>
    <w:rsid w:val="00C20327"/>
    <w:rsid w:val="00C20E03"/>
    <w:rsid w:val="00C22B37"/>
    <w:rsid w:val="00C2367B"/>
    <w:rsid w:val="00C23CCE"/>
    <w:rsid w:val="00C240C8"/>
    <w:rsid w:val="00C264F8"/>
    <w:rsid w:val="00C27AAA"/>
    <w:rsid w:val="00C308D0"/>
    <w:rsid w:val="00C30F99"/>
    <w:rsid w:val="00C31386"/>
    <w:rsid w:val="00C317F4"/>
    <w:rsid w:val="00C31C8E"/>
    <w:rsid w:val="00C32D63"/>
    <w:rsid w:val="00C33765"/>
    <w:rsid w:val="00C33EC3"/>
    <w:rsid w:val="00C364A1"/>
    <w:rsid w:val="00C4077F"/>
    <w:rsid w:val="00C423DC"/>
    <w:rsid w:val="00C42BE6"/>
    <w:rsid w:val="00C433DD"/>
    <w:rsid w:val="00C4380F"/>
    <w:rsid w:val="00C4595E"/>
    <w:rsid w:val="00C4602C"/>
    <w:rsid w:val="00C47F16"/>
    <w:rsid w:val="00C50259"/>
    <w:rsid w:val="00C50BB2"/>
    <w:rsid w:val="00C51B00"/>
    <w:rsid w:val="00C55055"/>
    <w:rsid w:val="00C557AB"/>
    <w:rsid w:val="00C559F1"/>
    <w:rsid w:val="00C622D4"/>
    <w:rsid w:val="00C623FB"/>
    <w:rsid w:val="00C7045E"/>
    <w:rsid w:val="00C70932"/>
    <w:rsid w:val="00C7124A"/>
    <w:rsid w:val="00C7392E"/>
    <w:rsid w:val="00C73EAB"/>
    <w:rsid w:val="00C74582"/>
    <w:rsid w:val="00C74636"/>
    <w:rsid w:val="00C75B94"/>
    <w:rsid w:val="00C7609F"/>
    <w:rsid w:val="00C80DF2"/>
    <w:rsid w:val="00C8184C"/>
    <w:rsid w:val="00C833F3"/>
    <w:rsid w:val="00C85BFB"/>
    <w:rsid w:val="00C85F91"/>
    <w:rsid w:val="00C86113"/>
    <w:rsid w:val="00C879CD"/>
    <w:rsid w:val="00C932C7"/>
    <w:rsid w:val="00C93B21"/>
    <w:rsid w:val="00C94BD0"/>
    <w:rsid w:val="00CA05B2"/>
    <w:rsid w:val="00CA133B"/>
    <w:rsid w:val="00CA1B09"/>
    <w:rsid w:val="00CA3289"/>
    <w:rsid w:val="00CA3B7A"/>
    <w:rsid w:val="00CA6395"/>
    <w:rsid w:val="00CB2712"/>
    <w:rsid w:val="00CB5E51"/>
    <w:rsid w:val="00CB62D2"/>
    <w:rsid w:val="00CB65A7"/>
    <w:rsid w:val="00CC0AA2"/>
    <w:rsid w:val="00CC1801"/>
    <w:rsid w:val="00CC1A8E"/>
    <w:rsid w:val="00CC3645"/>
    <w:rsid w:val="00CC3F3C"/>
    <w:rsid w:val="00CC4000"/>
    <w:rsid w:val="00CC4748"/>
    <w:rsid w:val="00CC4E2C"/>
    <w:rsid w:val="00CC5A04"/>
    <w:rsid w:val="00CC5B27"/>
    <w:rsid w:val="00CC5D35"/>
    <w:rsid w:val="00CC67CD"/>
    <w:rsid w:val="00CC6D3D"/>
    <w:rsid w:val="00CD044F"/>
    <w:rsid w:val="00CD0D88"/>
    <w:rsid w:val="00CD1386"/>
    <w:rsid w:val="00CD2B4C"/>
    <w:rsid w:val="00CD3097"/>
    <w:rsid w:val="00CD3360"/>
    <w:rsid w:val="00CD5D0C"/>
    <w:rsid w:val="00CD6105"/>
    <w:rsid w:val="00CD6FFA"/>
    <w:rsid w:val="00CD79CC"/>
    <w:rsid w:val="00CE100D"/>
    <w:rsid w:val="00CE2D12"/>
    <w:rsid w:val="00CE37B2"/>
    <w:rsid w:val="00CE3BFC"/>
    <w:rsid w:val="00CE4901"/>
    <w:rsid w:val="00CE49FB"/>
    <w:rsid w:val="00CE60B1"/>
    <w:rsid w:val="00CE7A09"/>
    <w:rsid w:val="00CF06ED"/>
    <w:rsid w:val="00CF12B5"/>
    <w:rsid w:val="00CF1B0C"/>
    <w:rsid w:val="00CF3822"/>
    <w:rsid w:val="00CF5468"/>
    <w:rsid w:val="00CF76E7"/>
    <w:rsid w:val="00D02918"/>
    <w:rsid w:val="00D02FAF"/>
    <w:rsid w:val="00D02FE4"/>
    <w:rsid w:val="00D03346"/>
    <w:rsid w:val="00D042A0"/>
    <w:rsid w:val="00D053A9"/>
    <w:rsid w:val="00D0657A"/>
    <w:rsid w:val="00D071BB"/>
    <w:rsid w:val="00D11892"/>
    <w:rsid w:val="00D12C6A"/>
    <w:rsid w:val="00D1323B"/>
    <w:rsid w:val="00D13247"/>
    <w:rsid w:val="00D13F87"/>
    <w:rsid w:val="00D14B0F"/>
    <w:rsid w:val="00D15A5C"/>
    <w:rsid w:val="00D169C3"/>
    <w:rsid w:val="00D17775"/>
    <w:rsid w:val="00D17C28"/>
    <w:rsid w:val="00D208FF"/>
    <w:rsid w:val="00D2167A"/>
    <w:rsid w:val="00D218D8"/>
    <w:rsid w:val="00D21EAA"/>
    <w:rsid w:val="00D22D06"/>
    <w:rsid w:val="00D24261"/>
    <w:rsid w:val="00D24F0D"/>
    <w:rsid w:val="00D26B48"/>
    <w:rsid w:val="00D300AC"/>
    <w:rsid w:val="00D3101E"/>
    <w:rsid w:val="00D33915"/>
    <w:rsid w:val="00D33ECA"/>
    <w:rsid w:val="00D34414"/>
    <w:rsid w:val="00D34A34"/>
    <w:rsid w:val="00D3541F"/>
    <w:rsid w:val="00D35CCE"/>
    <w:rsid w:val="00D36111"/>
    <w:rsid w:val="00D36A72"/>
    <w:rsid w:val="00D42C9B"/>
    <w:rsid w:val="00D4367E"/>
    <w:rsid w:val="00D43732"/>
    <w:rsid w:val="00D43EE8"/>
    <w:rsid w:val="00D4426F"/>
    <w:rsid w:val="00D44D7A"/>
    <w:rsid w:val="00D456CF"/>
    <w:rsid w:val="00D46851"/>
    <w:rsid w:val="00D46BCC"/>
    <w:rsid w:val="00D46EBB"/>
    <w:rsid w:val="00D4749F"/>
    <w:rsid w:val="00D47D3E"/>
    <w:rsid w:val="00D5054E"/>
    <w:rsid w:val="00D51371"/>
    <w:rsid w:val="00D522BE"/>
    <w:rsid w:val="00D52846"/>
    <w:rsid w:val="00D53F79"/>
    <w:rsid w:val="00D5425C"/>
    <w:rsid w:val="00D54AB0"/>
    <w:rsid w:val="00D551D8"/>
    <w:rsid w:val="00D56F64"/>
    <w:rsid w:val="00D57A96"/>
    <w:rsid w:val="00D57CAE"/>
    <w:rsid w:val="00D57F2D"/>
    <w:rsid w:val="00D600C5"/>
    <w:rsid w:val="00D60425"/>
    <w:rsid w:val="00D60DFF"/>
    <w:rsid w:val="00D60E37"/>
    <w:rsid w:val="00D62797"/>
    <w:rsid w:val="00D634ED"/>
    <w:rsid w:val="00D64CAD"/>
    <w:rsid w:val="00D65086"/>
    <w:rsid w:val="00D6520B"/>
    <w:rsid w:val="00D66078"/>
    <w:rsid w:val="00D66183"/>
    <w:rsid w:val="00D661CE"/>
    <w:rsid w:val="00D664FA"/>
    <w:rsid w:val="00D6716B"/>
    <w:rsid w:val="00D67AE6"/>
    <w:rsid w:val="00D71235"/>
    <w:rsid w:val="00D73A57"/>
    <w:rsid w:val="00D73D86"/>
    <w:rsid w:val="00D771E4"/>
    <w:rsid w:val="00D77293"/>
    <w:rsid w:val="00D7777B"/>
    <w:rsid w:val="00D80140"/>
    <w:rsid w:val="00D80A2F"/>
    <w:rsid w:val="00D81C96"/>
    <w:rsid w:val="00D82DC4"/>
    <w:rsid w:val="00D83242"/>
    <w:rsid w:val="00D8381F"/>
    <w:rsid w:val="00D85459"/>
    <w:rsid w:val="00D860F3"/>
    <w:rsid w:val="00D86123"/>
    <w:rsid w:val="00D8633C"/>
    <w:rsid w:val="00D868B1"/>
    <w:rsid w:val="00D86B5A"/>
    <w:rsid w:val="00D87592"/>
    <w:rsid w:val="00D87D24"/>
    <w:rsid w:val="00D939F3"/>
    <w:rsid w:val="00D93CD6"/>
    <w:rsid w:val="00D93E6F"/>
    <w:rsid w:val="00D93FE6"/>
    <w:rsid w:val="00D945DC"/>
    <w:rsid w:val="00D94651"/>
    <w:rsid w:val="00D97D91"/>
    <w:rsid w:val="00DA495F"/>
    <w:rsid w:val="00DA4F35"/>
    <w:rsid w:val="00DA5D12"/>
    <w:rsid w:val="00DA715C"/>
    <w:rsid w:val="00DB00FF"/>
    <w:rsid w:val="00DB08AA"/>
    <w:rsid w:val="00DB199A"/>
    <w:rsid w:val="00DB1A71"/>
    <w:rsid w:val="00DB205E"/>
    <w:rsid w:val="00DB2A8A"/>
    <w:rsid w:val="00DB3338"/>
    <w:rsid w:val="00DB335D"/>
    <w:rsid w:val="00DB3ABF"/>
    <w:rsid w:val="00DB5FA2"/>
    <w:rsid w:val="00DB723C"/>
    <w:rsid w:val="00DB7E2F"/>
    <w:rsid w:val="00DB7FEF"/>
    <w:rsid w:val="00DC1133"/>
    <w:rsid w:val="00DC3DED"/>
    <w:rsid w:val="00DC4171"/>
    <w:rsid w:val="00DC4883"/>
    <w:rsid w:val="00DC6D3B"/>
    <w:rsid w:val="00DC6DA5"/>
    <w:rsid w:val="00DD051B"/>
    <w:rsid w:val="00DD1243"/>
    <w:rsid w:val="00DD1713"/>
    <w:rsid w:val="00DD2031"/>
    <w:rsid w:val="00DD2382"/>
    <w:rsid w:val="00DD2965"/>
    <w:rsid w:val="00DD2DE4"/>
    <w:rsid w:val="00DD2F55"/>
    <w:rsid w:val="00DD31CF"/>
    <w:rsid w:val="00DD44F1"/>
    <w:rsid w:val="00DD4B48"/>
    <w:rsid w:val="00DD6D95"/>
    <w:rsid w:val="00DD7B3A"/>
    <w:rsid w:val="00DE1DDD"/>
    <w:rsid w:val="00DE2489"/>
    <w:rsid w:val="00DE5D01"/>
    <w:rsid w:val="00DE69E1"/>
    <w:rsid w:val="00DE73ED"/>
    <w:rsid w:val="00DF0FC7"/>
    <w:rsid w:val="00DF1B1C"/>
    <w:rsid w:val="00DF5146"/>
    <w:rsid w:val="00DF581A"/>
    <w:rsid w:val="00DF5868"/>
    <w:rsid w:val="00DF5ADE"/>
    <w:rsid w:val="00DF5EF1"/>
    <w:rsid w:val="00DF6E0F"/>
    <w:rsid w:val="00E0034C"/>
    <w:rsid w:val="00E0073F"/>
    <w:rsid w:val="00E00FC0"/>
    <w:rsid w:val="00E01827"/>
    <w:rsid w:val="00E019FA"/>
    <w:rsid w:val="00E0205B"/>
    <w:rsid w:val="00E02BA4"/>
    <w:rsid w:val="00E0680E"/>
    <w:rsid w:val="00E076F0"/>
    <w:rsid w:val="00E12601"/>
    <w:rsid w:val="00E1265D"/>
    <w:rsid w:val="00E13119"/>
    <w:rsid w:val="00E13BCF"/>
    <w:rsid w:val="00E13FE8"/>
    <w:rsid w:val="00E152FB"/>
    <w:rsid w:val="00E15481"/>
    <w:rsid w:val="00E158BD"/>
    <w:rsid w:val="00E20944"/>
    <w:rsid w:val="00E20D12"/>
    <w:rsid w:val="00E20F49"/>
    <w:rsid w:val="00E248EF"/>
    <w:rsid w:val="00E24DB5"/>
    <w:rsid w:val="00E25A12"/>
    <w:rsid w:val="00E26371"/>
    <w:rsid w:val="00E2718A"/>
    <w:rsid w:val="00E27412"/>
    <w:rsid w:val="00E30B68"/>
    <w:rsid w:val="00E30CFE"/>
    <w:rsid w:val="00E311F9"/>
    <w:rsid w:val="00E31334"/>
    <w:rsid w:val="00E316B2"/>
    <w:rsid w:val="00E3573E"/>
    <w:rsid w:val="00E35968"/>
    <w:rsid w:val="00E35C25"/>
    <w:rsid w:val="00E35E66"/>
    <w:rsid w:val="00E36E50"/>
    <w:rsid w:val="00E42E12"/>
    <w:rsid w:val="00E4398B"/>
    <w:rsid w:val="00E43E1C"/>
    <w:rsid w:val="00E460FC"/>
    <w:rsid w:val="00E4789B"/>
    <w:rsid w:val="00E5178B"/>
    <w:rsid w:val="00E51926"/>
    <w:rsid w:val="00E52D82"/>
    <w:rsid w:val="00E536F2"/>
    <w:rsid w:val="00E5570B"/>
    <w:rsid w:val="00E6151E"/>
    <w:rsid w:val="00E61D11"/>
    <w:rsid w:val="00E6280C"/>
    <w:rsid w:val="00E636A4"/>
    <w:rsid w:val="00E64B44"/>
    <w:rsid w:val="00E658C8"/>
    <w:rsid w:val="00E65F9A"/>
    <w:rsid w:val="00E6610E"/>
    <w:rsid w:val="00E66CEC"/>
    <w:rsid w:val="00E765D8"/>
    <w:rsid w:val="00E76690"/>
    <w:rsid w:val="00E766A4"/>
    <w:rsid w:val="00E77309"/>
    <w:rsid w:val="00E778B3"/>
    <w:rsid w:val="00E80D49"/>
    <w:rsid w:val="00E812DB"/>
    <w:rsid w:val="00E815DA"/>
    <w:rsid w:val="00E816FA"/>
    <w:rsid w:val="00E82681"/>
    <w:rsid w:val="00E826AB"/>
    <w:rsid w:val="00E82BDE"/>
    <w:rsid w:val="00E83E83"/>
    <w:rsid w:val="00E856B0"/>
    <w:rsid w:val="00E86A0E"/>
    <w:rsid w:val="00E86BF6"/>
    <w:rsid w:val="00E87DC6"/>
    <w:rsid w:val="00E90931"/>
    <w:rsid w:val="00E90FEE"/>
    <w:rsid w:val="00E917EF"/>
    <w:rsid w:val="00E91DA8"/>
    <w:rsid w:val="00E91F16"/>
    <w:rsid w:val="00E9266E"/>
    <w:rsid w:val="00E92E82"/>
    <w:rsid w:val="00E93A65"/>
    <w:rsid w:val="00E95A8F"/>
    <w:rsid w:val="00E96DBF"/>
    <w:rsid w:val="00E96FF5"/>
    <w:rsid w:val="00EA091B"/>
    <w:rsid w:val="00EA125E"/>
    <w:rsid w:val="00EA15C4"/>
    <w:rsid w:val="00EA419B"/>
    <w:rsid w:val="00EA57D3"/>
    <w:rsid w:val="00EA5B11"/>
    <w:rsid w:val="00EA60AB"/>
    <w:rsid w:val="00EA6209"/>
    <w:rsid w:val="00EA679C"/>
    <w:rsid w:val="00EB15E6"/>
    <w:rsid w:val="00EB3957"/>
    <w:rsid w:val="00EB41C3"/>
    <w:rsid w:val="00EB47DB"/>
    <w:rsid w:val="00EB521D"/>
    <w:rsid w:val="00EB5F95"/>
    <w:rsid w:val="00EB6750"/>
    <w:rsid w:val="00EB7D75"/>
    <w:rsid w:val="00EC0842"/>
    <w:rsid w:val="00EC08AF"/>
    <w:rsid w:val="00EC0B7E"/>
    <w:rsid w:val="00EC23B8"/>
    <w:rsid w:val="00EC4545"/>
    <w:rsid w:val="00EC4D15"/>
    <w:rsid w:val="00EC55DC"/>
    <w:rsid w:val="00EC637C"/>
    <w:rsid w:val="00ED06F7"/>
    <w:rsid w:val="00ED20A0"/>
    <w:rsid w:val="00ED2ED1"/>
    <w:rsid w:val="00ED307E"/>
    <w:rsid w:val="00ED39F4"/>
    <w:rsid w:val="00ED5A86"/>
    <w:rsid w:val="00ED5E9F"/>
    <w:rsid w:val="00ED6620"/>
    <w:rsid w:val="00ED66D0"/>
    <w:rsid w:val="00ED7FAC"/>
    <w:rsid w:val="00EE0D5F"/>
    <w:rsid w:val="00EE0E97"/>
    <w:rsid w:val="00EE1472"/>
    <w:rsid w:val="00EE17B4"/>
    <w:rsid w:val="00EE206A"/>
    <w:rsid w:val="00EE2A96"/>
    <w:rsid w:val="00EE3529"/>
    <w:rsid w:val="00EE5762"/>
    <w:rsid w:val="00EE6277"/>
    <w:rsid w:val="00EE6DB6"/>
    <w:rsid w:val="00EE7262"/>
    <w:rsid w:val="00EF3DB5"/>
    <w:rsid w:val="00EF448A"/>
    <w:rsid w:val="00EF4EBF"/>
    <w:rsid w:val="00EF5F2C"/>
    <w:rsid w:val="00EF65A7"/>
    <w:rsid w:val="00EF7DEC"/>
    <w:rsid w:val="00F00042"/>
    <w:rsid w:val="00F00357"/>
    <w:rsid w:val="00F00D52"/>
    <w:rsid w:val="00F0446C"/>
    <w:rsid w:val="00F0791C"/>
    <w:rsid w:val="00F1094C"/>
    <w:rsid w:val="00F1214D"/>
    <w:rsid w:val="00F12338"/>
    <w:rsid w:val="00F12410"/>
    <w:rsid w:val="00F12DC4"/>
    <w:rsid w:val="00F1432A"/>
    <w:rsid w:val="00F14FB4"/>
    <w:rsid w:val="00F15A1D"/>
    <w:rsid w:val="00F164EE"/>
    <w:rsid w:val="00F167E5"/>
    <w:rsid w:val="00F17829"/>
    <w:rsid w:val="00F17EE2"/>
    <w:rsid w:val="00F210A8"/>
    <w:rsid w:val="00F22CE7"/>
    <w:rsid w:val="00F23296"/>
    <w:rsid w:val="00F239E3"/>
    <w:rsid w:val="00F24083"/>
    <w:rsid w:val="00F24B22"/>
    <w:rsid w:val="00F26C47"/>
    <w:rsid w:val="00F30FFA"/>
    <w:rsid w:val="00F311B9"/>
    <w:rsid w:val="00F31641"/>
    <w:rsid w:val="00F31B79"/>
    <w:rsid w:val="00F33339"/>
    <w:rsid w:val="00F334EC"/>
    <w:rsid w:val="00F3385B"/>
    <w:rsid w:val="00F33D7E"/>
    <w:rsid w:val="00F35793"/>
    <w:rsid w:val="00F35F87"/>
    <w:rsid w:val="00F36446"/>
    <w:rsid w:val="00F36557"/>
    <w:rsid w:val="00F4206A"/>
    <w:rsid w:val="00F424D4"/>
    <w:rsid w:val="00F4256C"/>
    <w:rsid w:val="00F43DF3"/>
    <w:rsid w:val="00F45B5F"/>
    <w:rsid w:val="00F467CF"/>
    <w:rsid w:val="00F46958"/>
    <w:rsid w:val="00F53498"/>
    <w:rsid w:val="00F54A6D"/>
    <w:rsid w:val="00F54BC3"/>
    <w:rsid w:val="00F60218"/>
    <w:rsid w:val="00F6095E"/>
    <w:rsid w:val="00F60D92"/>
    <w:rsid w:val="00F6112D"/>
    <w:rsid w:val="00F6270F"/>
    <w:rsid w:val="00F636CA"/>
    <w:rsid w:val="00F63928"/>
    <w:rsid w:val="00F63ED9"/>
    <w:rsid w:val="00F64080"/>
    <w:rsid w:val="00F66CC4"/>
    <w:rsid w:val="00F6749F"/>
    <w:rsid w:val="00F67C76"/>
    <w:rsid w:val="00F70457"/>
    <w:rsid w:val="00F70956"/>
    <w:rsid w:val="00F70D38"/>
    <w:rsid w:val="00F727D9"/>
    <w:rsid w:val="00F72C5A"/>
    <w:rsid w:val="00F72DE7"/>
    <w:rsid w:val="00F72F19"/>
    <w:rsid w:val="00F737DE"/>
    <w:rsid w:val="00F75C10"/>
    <w:rsid w:val="00F75D14"/>
    <w:rsid w:val="00F761DB"/>
    <w:rsid w:val="00F76B4D"/>
    <w:rsid w:val="00F77352"/>
    <w:rsid w:val="00F81B1E"/>
    <w:rsid w:val="00F8223F"/>
    <w:rsid w:val="00F82648"/>
    <w:rsid w:val="00F8369B"/>
    <w:rsid w:val="00F8489D"/>
    <w:rsid w:val="00F8703F"/>
    <w:rsid w:val="00F935F9"/>
    <w:rsid w:val="00F95452"/>
    <w:rsid w:val="00F963C3"/>
    <w:rsid w:val="00F969CB"/>
    <w:rsid w:val="00F97139"/>
    <w:rsid w:val="00FA10F6"/>
    <w:rsid w:val="00FA1C43"/>
    <w:rsid w:val="00FA219D"/>
    <w:rsid w:val="00FA2772"/>
    <w:rsid w:val="00FA2A42"/>
    <w:rsid w:val="00FA3271"/>
    <w:rsid w:val="00FA3316"/>
    <w:rsid w:val="00FA351E"/>
    <w:rsid w:val="00FA3896"/>
    <w:rsid w:val="00FA4960"/>
    <w:rsid w:val="00FA4989"/>
    <w:rsid w:val="00FA4E63"/>
    <w:rsid w:val="00FA697F"/>
    <w:rsid w:val="00FA6D95"/>
    <w:rsid w:val="00FA77CB"/>
    <w:rsid w:val="00FB0A2A"/>
    <w:rsid w:val="00FB10FA"/>
    <w:rsid w:val="00FB204B"/>
    <w:rsid w:val="00FB26A8"/>
    <w:rsid w:val="00FB4A99"/>
    <w:rsid w:val="00FB4ABD"/>
    <w:rsid w:val="00FB4D4C"/>
    <w:rsid w:val="00FB4DF8"/>
    <w:rsid w:val="00FC0740"/>
    <w:rsid w:val="00FC11BD"/>
    <w:rsid w:val="00FC14C2"/>
    <w:rsid w:val="00FC1ABF"/>
    <w:rsid w:val="00FC44C0"/>
    <w:rsid w:val="00FC4DC4"/>
    <w:rsid w:val="00FC5329"/>
    <w:rsid w:val="00FC542D"/>
    <w:rsid w:val="00FC6E9E"/>
    <w:rsid w:val="00FC783D"/>
    <w:rsid w:val="00FC7CC2"/>
    <w:rsid w:val="00FC7EEE"/>
    <w:rsid w:val="00FD035C"/>
    <w:rsid w:val="00FD0C8C"/>
    <w:rsid w:val="00FD1729"/>
    <w:rsid w:val="00FD18EC"/>
    <w:rsid w:val="00FD54A0"/>
    <w:rsid w:val="00FD579B"/>
    <w:rsid w:val="00FD7509"/>
    <w:rsid w:val="00FE0728"/>
    <w:rsid w:val="00FE0813"/>
    <w:rsid w:val="00FE1AAA"/>
    <w:rsid w:val="00FE1C50"/>
    <w:rsid w:val="00FE3A9F"/>
    <w:rsid w:val="00FE4167"/>
    <w:rsid w:val="00FE6258"/>
    <w:rsid w:val="00FE730B"/>
    <w:rsid w:val="00FF04B8"/>
    <w:rsid w:val="00FF14CB"/>
    <w:rsid w:val="00FF14EE"/>
    <w:rsid w:val="00FF16E4"/>
    <w:rsid w:val="00FF1A2C"/>
    <w:rsid w:val="00FF578A"/>
    <w:rsid w:val="00FF5DB0"/>
    <w:rsid w:val="00FF7993"/>
    <w:rsid w:val="00FF7E3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3B0DE5F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heme="minorEastAsia" w:hAnsi="Arial" w:cs="Arial"/>
        <w:sz w:val="22"/>
        <w:szCs w:val="22"/>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E6898"/>
    <w:pPr>
      <w:jc w:val="both"/>
    </w:pPr>
  </w:style>
  <w:style w:type="paragraph" w:styleId="Heading1">
    <w:name w:val="heading 1"/>
    <w:aliases w:val="Subheading"/>
    <w:basedOn w:val="Normal"/>
    <w:next w:val="Normal"/>
    <w:link w:val="Heading1Char"/>
    <w:uiPriority w:val="9"/>
    <w:qFormat/>
    <w:rsid w:val="009F6C65"/>
    <w:pPr>
      <w:widowControl w:val="0"/>
      <w:tabs>
        <w:tab w:val="left" w:pos="0"/>
      </w:tabs>
      <w:autoSpaceDE w:val="0"/>
      <w:autoSpaceDN w:val="0"/>
      <w:adjustRightInd w:val="0"/>
      <w:outlineLvl w:val="0"/>
    </w:pPr>
    <w:rPr>
      <w:b/>
      <w:i/>
      <w:color w:val="000000"/>
    </w:rPr>
  </w:style>
  <w:style w:type="paragraph" w:styleId="Heading2">
    <w:name w:val="heading 2"/>
    <w:basedOn w:val="Normal"/>
    <w:next w:val="Normal"/>
    <w:link w:val="Heading2Char"/>
    <w:uiPriority w:val="9"/>
    <w:unhideWhenUsed/>
    <w:qFormat/>
    <w:rsid w:val="00500B76"/>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Subheading Char"/>
    <w:basedOn w:val="DefaultParagraphFont"/>
    <w:link w:val="Heading1"/>
    <w:uiPriority w:val="9"/>
    <w:rsid w:val="009F6C65"/>
    <w:rPr>
      <w:b/>
      <w:i/>
      <w:color w:val="000000"/>
    </w:rPr>
  </w:style>
  <w:style w:type="paragraph" w:styleId="TOCHeading">
    <w:name w:val="TOC Heading"/>
    <w:basedOn w:val="Heading1"/>
    <w:next w:val="Normal"/>
    <w:uiPriority w:val="39"/>
    <w:unhideWhenUsed/>
    <w:qFormat/>
    <w:rsid w:val="007A589C"/>
    <w:pPr>
      <w:spacing w:line="276" w:lineRule="auto"/>
      <w:outlineLvl w:val="9"/>
    </w:pPr>
    <w:rPr>
      <w:color w:val="365F91" w:themeColor="accent1" w:themeShade="BF"/>
      <w:sz w:val="28"/>
      <w:szCs w:val="28"/>
    </w:rPr>
  </w:style>
  <w:style w:type="paragraph" w:styleId="BalloonText">
    <w:name w:val="Balloon Text"/>
    <w:basedOn w:val="Normal"/>
    <w:link w:val="BalloonTextChar"/>
    <w:uiPriority w:val="99"/>
    <w:semiHidden/>
    <w:unhideWhenUsed/>
    <w:rsid w:val="007A589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A589C"/>
    <w:rPr>
      <w:rFonts w:ascii="Lucida Grande" w:hAnsi="Lucida Grande" w:cs="Lucida Grande"/>
      <w:sz w:val="18"/>
      <w:szCs w:val="18"/>
    </w:rPr>
  </w:style>
  <w:style w:type="paragraph" w:styleId="TOC1">
    <w:name w:val="toc 1"/>
    <w:basedOn w:val="Normal"/>
    <w:next w:val="Normal"/>
    <w:autoRedefine/>
    <w:uiPriority w:val="39"/>
    <w:semiHidden/>
    <w:unhideWhenUsed/>
    <w:rsid w:val="007A589C"/>
    <w:pPr>
      <w:spacing w:before="120"/>
    </w:pPr>
    <w:rPr>
      <w:rFonts w:asciiTheme="minorHAnsi" w:hAnsiTheme="minorHAnsi"/>
      <w:b/>
      <w:sz w:val="24"/>
      <w:szCs w:val="24"/>
    </w:rPr>
  </w:style>
  <w:style w:type="paragraph" w:styleId="TOC2">
    <w:name w:val="toc 2"/>
    <w:basedOn w:val="Normal"/>
    <w:next w:val="Normal"/>
    <w:autoRedefine/>
    <w:uiPriority w:val="39"/>
    <w:semiHidden/>
    <w:unhideWhenUsed/>
    <w:rsid w:val="007A589C"/>
    <w:pPr>
      <w:ind w:left="220"/>
    </w:pPr>
    <w:rPr>
      <w:rFonts w:asciiTheme="minorHAnsi" w:hAnsiTheme="minorHAnsi"/>
      <w:b/>
    </w:rPr>
  </w:style>
  <w:style w:type="paragraph" w:styleId="TOC3">
    <w:name w:val="toc 3"/>
    <w:basedOn w:val="Normal"/>
    <w:next w:val="Normal"/>
    <w:autoRedefine/>
    <w:uiPriority w:val="39"/>
    <w:semiHidden/>
    <w:unhideWhenUsed/>
    <w:rsid w:val="007A589C"/>
    <w:pPr>
      <w:ind w:left="440"/>
    </w:pPr>
    <w:rPr>
      <w:rFonts w:asciiTheme="minorHAnsi" w:hAnsiTheme="minorHAnsi"/>
    </w:rPr>
  </w:style>
  <w:style w:type="paragraph" w:styleId="TOC4">
    <w:name w:val="toc 4"/>
    <w:basedOn w:val="Normal"/>
    <w:next w:val="Normal"/>
    <w:autoRedefine/>
    <w:uiPriority w:val="39"/>
    <w:semiHidden/>
    <w:unhideWhenUsed/>
    <w:rsid w:val="007A589C"/>
    <w:pPr>
      <w:ind w:left="660"/>
    </w:pPr>
    <w:rPr>
      <w:rFonts w:asciiTheme="minorHAnsi" w:hAnsiTheme="minorHAnsi"/>
      <w:sz w:val="20"/>
      <w:szCs w:val="20"/>
    </w:rPr>
  </w:style>
  <w:style w:type="paragraph" w:styleId="TOC5">
    <w:name w:val="toc 5"/>
    <w:basedOn w:val="Normal"/>
    <w:next w:val="Normal"/>
    <w:autoRedefine/>
    <w:uiPriority w:val="39"/>
    <w:semiHidden/>
    <w:unhideWhenUsed/>
    <w:rsid w:val="007A589C"/>
    <w:pPr>
      <w:ind w:left="880"/>
    </w:pPr>
    <w:rPr>
      <w:rFonts w:asciiTheme="minorHAnsi" w:hAnsiTheme="minorHAnsi"/>
      <w:sz w:val="20"/>
      <w:szCs w:val="20"/>
    </w:rPr>
  </w:style>
  <w:style w:type="paragraph" w:styleId="TOC6">
    <w:name w:val="toc 6"/>
    <w:basedOn w:val="Normal"/>
    <w:next w:val="Normal"/>
    <w:autoRedefine/>
    <w:uiPriority w:val="39"/>
    <w:semiHidden/>
    <w:unhideWhenUsed/>
    <w:rsid w:val="007A589C"/>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7A589C"/>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7A589C"/>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7A589C"/>
    <w:pPr>
      <w:ind w:left="1760"/>
    </w:pPr>
    <w:rPr>
      <w:rFonts w:asciiTheme="minorHAnsi" w:hAnsiTheme="minorHAnsi"/>
      <w:sz w:val="20"/>
      <w:szCs w:val="20"/>
    </w:rPr>
  </w:style>
  <w:style w:type="paragraph" w:styleId="NoSpacing">
    <w:name w:val="No Spacing"/>
    <w:uiPriority w:val="1"/>
    <w:qFormat/>
    <w:rsid w:val="007A589C"/>
  </w:style>
  <w:style w:type="paragraph" w:styleId="ListParagraph">
    <w:name w:val="List Paragraph"/>
    <w:basedOn w:val="Normal"/>
    <w:uiPriority w:val="34"/>
    <w:qFormat/>
    <w:rsid w:val="007A589C"/>
    <w:pPr>
      <w:ind w:left="720"/>
      <w:contextualSpacing/>
    </w:pPr>
  </w:style>
  <w:style w:type="paragraph" w:customStyle="1" w:styleId="SectionHeading">
    <w:name w:val="Section Heading"/>
    <w:basedOn w:val="Normal"/>
    <w:autoRedefine/>
    <w:qFormat/>
    <w:rsid w:val="000C2E81"/>
    <w:rPr>
      <w:b/>
      <w:sz w:val="28"/>
    </w:rPr>
  </w:style>
  <w:style w:type="paragraph" w:styleId="Revision">
    <w:name w:val="Revision"/>
    <w:hidden/>
    <w:uiPriority w:val="99"/>
    <w:semiHidden/>
    <w:rsid w:val="003F4DDB"/>
  </w:style>
  <w:style w:type="character" w:styleId="CommentReference">
    <w:name w:val="annotation reference"/>
    <w:basedOn w:val="DefaultParagraphFont"/>
    <w:uiPriority w:val="99"/>
    <w:semiHidden/>
    <w:unhideWhenUsed/>
    <w:rsid w:val="00887E1C"/>
    <w:rPr>
      <w:sz w:val="18"/>
      <w:szCs w:val="18"/>
    </w:rPr>
  </w:style>
  <w:style w:type="paragraph" w:styleId="CommentText">
    <w:name w:val="annotation text"/>
    <w:basedOn w:val="Normal"/>
    <w:link w:val="CommentTextChar"/>
    <w:uiPriority w:val="99"/>
    <w:unhideWhenUsed/>
    <w:rsid w:val="00887E1C"/>
    <w:rPr>
      <w:sz w:val="24"/>
      <w:szCs w:val="24"/>
    </w:rPr>
  </w:style>
  <w:style w:type="character" w:customStyle="1" w:styleId="CommentTextChar">
    <w:name w:val="Comment Text Char"/>
    <w:basedOn w:val="DefaultParagraphFont"/>
    <w:link w:val="CommentText"/>
    <w:uiPriority w:val="99"/>
    <w:rsid w:val="00887E1C"/>
    <w:rPr>
      <w:sz w:val="24"/>
      <w:szCs w:val="24"/>
    </w:rPr>
  </w:style>
  <w:style w:type="paragraph" w:styleId="CommentSubject">
    <w:name w:val="annotation subject"/>
    <w:basedOn w:val="CommentText"/>
    <w:next w:val="CommentText"/>
    <w:link w:val="CommentSubjectChar"/>
    <w:uiPriority w:val="99"/>
    <w:semiHidden/>
    <w:unhideWhenUsed/>
    <w:rsid w:val="00887E1C"/>
    <w:rPr>
      <w:b/>
      <w:bCs/>
      <w:sz w:val="20"/>
      <w:szCs w:val="20"/>
    </w:rPr>
  </w:style>
  <w:style w:type="character" w:customStyle="1" w:styleId="CommentSubjectChar">
    <w:name w:val="Comment Subject Char"/>
    <w:basedOn w:val="CommentTextChar"/>
    <w:link w:val="CommentSubject"/>
    <w:uiPriority w:val="99"/>
    <w:semiHidden/>
    <w:rsid w:val="00887E1C"/>
    <w:rPr>
      <w:b/>
      <w:bCs/>
      <w:sz w:val="20"/>
      <w:szCs w:val="20"/>
    </w:rPr>
  </w:style>
  <w:style w:type="character" w:styleId="Strong">
    <w:name w:val="Strong"/>
    <w:basedOn w:val="DefaultParagraphFont"/>
    <w:uiPriority w:val="22"/>
    <w:qFormat/>
    <w:rsid w:val="00A77316"/>
    <w:rPr>
      <w:b/>
      <w:bCs/>
    </w:rPr>
  </w:style>
  <w:style w:type="character" w:styleId="Hyperlink">
    <w:name w:val="Hyperlink"/>
    <w:basedOn w:val="DefaultParagraphFont"/>
    <w:uiPriority w:val="99"/>
    <w:unhideWhenUsed/>
    <w:rsid w:val="00A77316"/>
    <w:rPr>
      <w:color w:val="0000FF"/>
      <w:u w:val="single"/>
    </w:rPr>
  </w:style>
  <w:style w:type="character" w:styleId="FollowedHyperlink">
    <w:name w:val="FollowedHyperlink"/>
    <w:basedOn w:val="DefaultParagraphFont"/>
    <w:uiPriority w:val="99"/>
    <w:semiHidden/>
    <w:unhideWhenUsed/>
    <w:rsid w:val="00FD0C8C"/>
    <w:rPr>
      <w:color w:val="800080" w:themeColor="followedHyperlink"/>
      <w:u w:val="single"/>
    </w:rPr>
  </w:style>
  <w:style w:type="paragraph" w:customStyle="1" w:styleId="paragraph">
    <w:name w:val="paragraph"/>
    <w:basedOn w:val="Normal"/>
    <w:rsid w:val="00DA715C"/>
    <w:pPr>
      <w:spacing w:before="100" w:beforeAutospacing="1" w:after="100" w:afterAutospacing="1"/>
    </w:pPr>
    <w:rPr>
      <w:rFonts w:ascii="Times New Roman" w:hAnsi="Times New Roman" w:cs="Times New Roman"/>
      <w:sz w:val="20"/>
      <w:szCs w:val="20"/>
    </w:rPr>
  </w:style>
  <w:style w:type="character" w:styleId="LineNumber">
    <w:name w:val="line number"/>
    <w:basedOn w:val="DefaultParagraphFont"/>
    <w:uiPriority w:val="99"/>
    <w:semiHidden/>
    <w:unhideWhenUsed/>
    <w:rsid w:val="00C22B37"/>
  </w:style>
  <w:style w:type="character" w:styleId="PlaceholderText">
    <w:name w:val="Placeholder Text"/>
    <w:basedOn w:val="DefaultParagraphFont"/>
    <w:uiPriority w:val="99"/>
    <w:semiHidden/>
    <w:rsid w:val="007E6A6F"/>
    <w:rPr>
      <w:color w:val="808080"/>
    </w:rPr>
  </w:style>
  <w:style w:type="paragraph" w:styleId="Header">
    <w:name w:val="header"/>
    <w:basedOn w:val="Normal"/>
    <w:link w:val="HeaderChar"/>
    <w:uiPriority w:val="99"/>
    <w:unhideWhenUsed/>
    <w:rsid w:val="003E6A6F"/>
    <w:pPr>
      <w:tabs>
        <w:tab w:val="center" w:pos="4320"/>
        <w:tab w:val="right" w:pos="8640"/>
      </w:tabs>
    </w:pPr>
  </w:style>
  <w:style w:type="character" w:customStyle="1" w:styleId="HeaderChar">
    <w:name w:val="Header Char"/>
    <w:basedOn w:val="DefaultParagraphFont"/>
    <w:link w:val="Header"/>
    <w:uiPriority w:val="99"/>
    <w:rsid w:val="003E6A6F"/>
  </w:style>
  <w:style w:type="paragraph" w:styleId="Footer">
    <w:name w:val="footer"/>
    <w:basedOn w:val="Normal"/>
    <w:link w:val="FooterChar"/>
    <w:uiPriority w:val="99"/>
    <w:unhideWhenUsed/>
    <w:rsid w:val="003E6A6F"/>
    <w:pPr>
      <w:tabs>
        <w:tab w:val="center" w:pos="4320"/>
        <w:tab w:val="right" w:pos="8640"/>
      </w:tabs>
    </w:pPr>
  </w:style>
  <w:style w:type="character" w:customStyle="1" w:styleId="FooterChar">
    <w:name w:val="Footer Char"/>
    <w:basedOn w:val="DefaultParagraphFont"/>
    <w:link w:val="Footer"/>
    <w:uiPriority w:val="99"/>
    <w:rsid w:val="003E6A6F"/>
  </w:style>
  <w:style w:type="paragraph" w:styleId="FootnoteText">
    <w:name w:val="footnote text"/>
    <w:basedOn w:val="Normal"/>
    <w:link w:val="FootnoteTextChar"/>
    <w:uiPriority w:val="99"/>
    <w:unhideWhenUsed/>
    <w:rsid w:val="007C5563"/>
    <w:rPr>
      <w:sz w:val="24"/>
      <w:szCs w:val="24"/>
    </w:rPr>
  </w:style>
  <w:style w:type="character" w:customStyle="1" w:styleId="FootnoteTextChar">
    <w:name w:val="Footnote Text Char"/>
    <w:basedOn w:val="DefaultParagraphFont"/>
    <w:link w:val="FootnoteText"/>
    <w:uiPriority w:val="99"/>
    <w:rsid w:val="007C5563"/>
    <w:rPr>
      <w:sz w:val="24"/>
      <w:szCs w:val="24"/>
    </w:rPr>
  </w:style>
  <w:style w:type="character" w:styleId="FootnoteReference">
    <w:name w:val="footnote reference"/>
    <w:basedOn w:val="DefaultParagraphFont"/>
    <w:uiPriority w:val="99"/>
    <w:unhideWhenUsed/>
    <w:rsid w:val="007C5563"/>
    <w:rPr>
      <w:vertAlign w:val="superscript"/>
    </w:rPr>
  </w:style>
  <w:style w:type="paragraph" w:styleId="Title">
    <w:name w:val="Title"/>
    <w:basedOn w:val="Normal"/>
    <w:next w:val="Normal"/>
    <w:link w:val="TitleChar"/>
    <w:uiPriority w:val="10"/>
    <w:qFormat/>
    <w:rsid w:val="00500B76"/>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500B76"/>
    <w:rPr>
      <w:rFonts w:asciiTheme="majorHAnsi" w:eastAsiaTheme="majorEastAsia" w:hAnsiTheme="majorHAnsi" w:cstheme="majorBidi"/>
      <w:color w:val="17365D" w:themeColor="text2" w:themeShade="BF"/>
      <w:spacing w:val="5"/>
      <w:kern w:val="28"/>
      <w:sz w:val="52"/>
      <w:szCs w:val="52"/>
    </w:rPr>
  </w:style>
  <w:style w:type="character" w:customStyle="1" w:styleId="Heading2Char">
    <w:name w:val="Heading 2 Char"/>
    <w:basedOn w:val="DefaultParagraphFont"/>
    <w:link w:val="Heading2"/>
    <w:uiPriority w:val="9"/>
    <w:rsid w:val="00500B76"/>
    <w:rPr>
      <w:rFonts w:asciiTheme="majorHAnsi" w:eastAsiaTheme="majorEastAsia" w:hAnsiTheme="majorHAnsi" w:cstheme="majorBidi"/>
      <w:b/>
      <w:bCs/>
      <w:color w:val="4F81BD" w:themeColor="accent1"/>
      <w:sz w:val="26"/>
      <w:szCs w:val="26"/>
    </w:rPr>
  </w:style>
  <w:style w:type="character" w:styleId="Emphasis">
    <w:name w:val="Emphasis"/>
    <w:basedOn w:val="DefaultParagraphFont"/>
    <w:uiPriority w:val="20"/>
    <w:qFormat/>
    <w:rsid w:val="00500B76"/>
    <w:rPr>
      <w:i/>
      <w:iCs/>
    </w:rPr>
  </w:style>
  <w:style w:type="character" w:styleId="PageNumber">
    <w:name w:val="page number"/>
    <w:basedOn w:val="DefaultParagraphFont"/>
    <w:uiPriority w:val="99"/>
    <w:semiHidden/>
    <w:unhideWhenUsed/>
    <w:rsid w:val="00AD32DE"/>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heme="minorEastAsia" w:hAnsi="Arial" w:cs="Arial"/>
        <w:sz w:val="22"/>
        <w:szCs w:val="22"/>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E6898"/>
    <w:pPr>
      <w:jc w:val="both"/>
    </w:pPr>
  </w:style>
  <w:style w:type="paragraph" w:styleId="Heading1">
    <w:name w:val="heading 1"/>
    <w:aliases w:val="Subheading"/>
    <w:basedOn w:val="Normal"/>
    <w:next w:val="Normal"/>
    <w:link w:val="Heading1Char"/>
    <w:uiPriority w:val="9"/>
    <w:qFormat/>
    <w:rsid w:val="009F6C65"/>
    <w:pPr>
      <w:widowControl w:val="0"/>
      <w:tabs>
        <w:tab w:val="left" w:pos="0"/>
      </w:tabs>
      <w:autoSpaceDE w:val="0"/>
      <w:autoSpaceDN w:val="0"/>
      <w:adjustRightInd w:val="0"/>
      <w:outlineLvl w:val="0"/>
    </w:pPr>
    <w:rPr>
      <w:b/>
      <w:i/>
      <w:color w:val="000000"/>
    </w:rPr>
  </w:style>
  <w:style w:type="paragraph" w:styleId="Heading2">
    <w:name w:val="heading 2"/>
    <w:basedOn w:val="Normal"/>
    <w:next w:val="Normal"/>
    <w:link w:val="Heading2Char"/>
    <w:uiPriority w:val="9"/>
    <w:unhideWhenUsed/>
    <w:qFormat/>
    <w:rsid w:val="00500B76"/>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Subheading Char"/>
    <w:basedOn w:val="DefaultParagraphFont"/>
    <w:link w:val="Heading1"/>
    <w:uiPriority w:val="9"/>
    <w:rsid w:val="009F6C65"/>
    <w:rPr>
      <w:b/>
      <w:i/>
      <w:color w:val="000000"/>
    </w:rPr>
  </w:style>
  <w:style w:type="paragraph" w:styleId="TOCHeading">
    <w:name w:val="TOC Heading"/>
    <w:basedOn w:val="Heading1"/>
    <w:next w:val="Normal"/>
    <w:uiPriority w:val="39"/>
    <w:unhideWhenUsed/>
    <w:qFormat/>
    <w:rsid w:val="007A589C"/>
    <w:pPr>
      <w:spacing w:line="276" w:lineRule="auto"/>
      <w:outlineLvl w:val="9"/>
    </w:pPr>
    <w:rPr>
      <w:color w:val="365F91" w:themeColor="accent1" w:themeShade="BF"/>
      <w:sz w:val="28"/>
      <w:szCs w:val="28"/>
    </w:rPr>
  </w:style>
  <w:style w:type="paragraph" w:styleId="BalloonText">
    <w:name w:val="Balloon Text"/>
    <w:basedOn w:val="Normal"/>
    <w:link w:val="BalloonTextChar"/>
    <w:uiPriority w:val="99"/>
    <w:semiHidden/>
    <w:unhideWhenUsed/>
    <w:rsid w:val="007A589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A589C"/>
    <w:rPr>
      <w:rFonts w:ascii="Lucida Grande" w:hAnsi="Lucida Grande" w:cs="Lucida Grande"/>
      <w:sz w:val="18"/>
      <w:szCs w:val="18"/>
    </w:rPr>
  </w:style>
  <w:style w:type="paragraph" w:styleId="TOC1">
    <w:name w:val="toc 1"/>
    <w:basedOn w:val="Normal"/>
    <w:next w:val="Normal"/>
    <w:autoRedefine/>
    <w:uiPriority w:val="39"/>
    <w:semiHidden/>
    <w:unhideWhenUsed/>
    <w:rsid w:val="007A589C"/>
    <w:pPr>
      <w:spacing w:before="120"/>
    </w:pPr>
    <w:rPr>
      <w:rFonts w:asciiTheme="minorHAnsi" w:hAnsiTheme="minorHAnsi"/>
      <w:b/>
      <w:sz w:val="24"/>
      <w:szCs w:val="24"/>
    </w:rPr>
  </w:style>
  <w:style w:type="paragraph" w:styleId="TOC2">
    <w:name w:val="toc 2"/>
    <w:basedOn w:val="Normal"/>
    <w:next w:val="Normal"/>
    <w:autoRedefine/>
    <w:uiPriority w:val="39"/>
    <w:semiHidden/>
    <w:unhideWhenUsed/>
    <w:rsid w:val="007A589C"/>
    <w:pPr>
      <w:ind w:left="220"/>
    </w:pPr>
    <w:rPr>
      <w:rFonts w:asciiTheme="minorHAnsi" w:hAnsiTheme="minorHAnsi"/>
      <w:b/>
    </w:rPr>
  </w:style>
  <w:style w:type="paragraph" w:styleId="TOC3">
    <w:name w:val="toc 3"/>
    <w:basedOn w:val="Normal"/>
    <w:next w:val="Normal"/>
    <w:autoRedefine/>
    <w:uiPriority w:val="39"/>
    <w:semiHidden/>
    <w:unhideWhenUsed/>
    <w:rsid w:val="007A589C"/>
    <w:pPr>
      <w:ind w:left="440"/>
    </w:pPr>
    <w:rPr>
      <w:rFonts w:asciiTheme="minorHAnsi" w:hAnsiTheme="minorHAnsi"/>
    </w:rPr>
  </w:style>
  <w:style w:type="paragraph" w:styleId="TOC4">
    <w:name w:val="toc 4"/>
    <w:basedOn w:val="Normal"/>
    <w:next w:val="Normal"/>
    <w:autoRedefine/>
    <w:uiPriority w:val="39"/>
    <w:semiHidden/>
    <w:unhideWhenUsed/>
    <w:rsid w:val="007A589C"/>
    <w:pPr>
      <w:ind w:left="660"/>
    </w:pPr>
    <w:rPr>
      <w:rFonts w:asciiTheme="minorHAnsi" w:hAnsiTheme="minorHAnsi"/>
      <w:sz w:val="20"/>
      <w:szCs w:val="20"/>
    </w:rPr>
  </w:style>
  <w:style w:type="paragraph" w:styleId="TOC5">
    <w:name w:val="toc 5"/>
    <w:basedOn w:val="Normal"/>
    <w:next w:val="Normal"/>
    <w:autoRedefine/>
    <w:uiPriority w:val="39"/>
    <w:semiHidden/>
    <w:unhideWhenUsed/>
    <w:rsid w:val="007A589C"/>
    <w:pPr>
      <w:ind w:left="880"/>
    </w:pPr>
    <w:rPr>
      <w:rFonts w:asciiTheme="minorHAnsi" w:hAnsiTheme="minorHAnsi"/>
      <w:sz w:val="20"/>
      <w:szCs w:val="20"/>
    </w:rPr>
  </w:style>
  <w:style w:type="paragraph" w:styleId="TOC6">
    <w:name w:val="toc 6"/>
    <w:basedOn w:val="Normal"/>
    <w:next w:val="Normal"/>
    <w:autoRedefine/>
    <w:uiPriority w:val="39"/>
    <w:semiHidden/>
    <w:unhideWhenUsed/>
    <w:rsid w:val="007A589C"/>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7A589C"/>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7A589C"/>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7A589C"/>
    <w:pPr>
      <w:ind w:left="1760"/>
    </w:pPr>
    <w:rPr>
      <w:rFonts w:asciiTheme="minorHAnsi" w:hAnsiTheme="minorHAnsi"/>
      <w:sz w:val="20"/>
      <w:szCs w:val="20"/>
    </w:rPr>
  </w:style>
  <w:style w:type="paragraph" w:styleId="NoSpacing">
    <w:name w:val="No Spacing"/>
    <w:uiPriority w:val="1"/>
    <w:qFormat/>
    <w:rsid w:val="007A589C"/>
  </w:style>
  <w:style w:type="paragraph" w:styleId="ListParagraph">
    <w:name w:val="List Paragraph"/>
    <w:basedOn w:val="Normal"/>
    <w:uiPriority w:val="34"/>
    <w:qFormat/>
    <w:rsid w:val="007A589C"/>
    <w:pPr>
      <w:ind w:left="720"/>
      <w:contextualSpacing/>
    </w:pPr>
  </w:style>
  <w:style w:type="paragraph" w:customStyle="1" w:styleId="SectionHeading">
    <w:name w:val="Section Heading"/>
    <w:basedOn w:val="Normal"/>
    <w:autoRedefine/>
    <w:qFormat/>
    <w:rsid w:val="000C2E81"/>
    <w:rPr>
      <w:b/>
      <w:sz w:val="28"/>
    </w:rPr>
  </w:style>
  <w:style w:type="paragraph" w:styleId="Revision">
    <w:name w:val="Revision"/>
    <w:hidden/>
    <w:uiPriority w:val="99"/>
    <w:semiHidden/>
    <w:rsid w:val="003F4DDB"/>
  </w:style>
  <w:style w:type="character" w:styleId="CommentReference">
    <w:name w:val="annotation reference"/>
    <w:basedOn w:val="DefaultParagraphFont"/>
    <w:uiPriority w:val="99"/>
    <w:semiHidden/>
    <w:unhideWhenUsed/>
    <w:rsid w:val="00887E1C"/>
    <w:rPr>
      <w:sz w:val="18"/>
      <w:szCs w:val="18"/>
    </w:rPr>
  </w:style>
  <w:style w:type="paragraph" w:styleId="CommentText">
    <w:name w:val="annotation text"/>
    <w:basedOn w:val="Normal"/>
    <w:link w:val="CommentTextChar"/>
    <w:uiPriority w:val="99"/>
    <w:unhideWhenUsed/>
    <w:rsid w:val="00887E1C"/>
    <w:rPr>
      <w:sz w:val="24"/>
      <w:szCs w:val="24"/>
    </w:rPr>
  </w:style>
  <w:style w:type="character" w:customStyle="1" w:styleId="CommentTextChar">
    <w:name w:val="Comment Text Char"/>
    <w:basedOn w:val="DefaultParagraphFont"/>
    <w:link w:val="CommentText"/>
    <w:uiPriority w:val="99"/>
    <w:rsid w:val="00887E1C"/>
    <w:rPr>
      <w:sz w:val="24"/>
      <w:szCs w:val="24"/>
    </w:rPr>
  </w:style>
  <w:style w:type="paragraph" w:styleId="CommentSubject">
    <w:name w:val="annotation subject"/>
    <w:basedOn w:val="CommentText"/>
    <w:next w:val="CommentText"/>
    <w:link w:val="CommentSubjectChar"/>
    <w:uiPriority w:val="99"/>
    <w:semiHidden/>
    <w:unhideWhenUsed/>
    <w:rsid w:val="00887E1C"/>
    <w:rPr>
      <w:b/>
      <w:bCs/>
      <w:sz w:val="20"/>
      <w:szCs w:val="20"/>
    </w:rPr>
  </w:style>
  <w:style w:type="character" w:customStyle="1" w:styleId="CommentSubjectChar">
    <w:name w:val="Comment Subject Char"/>
    <w:basedOn w:val="CommentTextChar"/>
    <w:link w:val="CommentSubject"/>
    <w:uiPriority w:val="99"/>
    <w:semiHidden/>
    <w:rsid w:val="00887E1C"/>
    <w:rPr>
      <w:b/>
      <w:bCs/>
      <w:sz w:val="20"/>
      <w:szCs w:val="20"/>
    </w:rPr>
  </w:style>
  <w:style w:type="character" w:styleId="Strong">
    <w:name w:val="Strong"/>
    <w:basedOn w:val="DefaultParagraphFont"/>
    <w:uiPriority w:val="22"/>
    <w:qFormat/>
    <w:rsid w:val="00A77316"/>
    <w:rPr>
      <w:b/>
      <w:bCs/>
    </w:rPr>
  </w:style>
  <w:style w:type="character" w:styleId="Hyperlink">
    <w:name w:val="Hyperlink"/>
    <w:basedOn w:val="DefaultParagraphFont"/>
    <w:uiPriority w:val="99"/>
    <w:unhideWhenUsed/>
    <w:rsid w:val="00A77316"/>
    <w:rPr>
      <w:color w:val="0000FF"/>
      <w:u w:val="single"/>
    </w:rPr>
  </w:style>
  <w:style w:type="character" w:styleId="FollowedHyperlink">
    <w:name w:val="FollowedHyperlink"/>
    <w:basedOn w:val="DefaultParagraphFont"/>
    <w:uiPriority w:val="99"/>
    <w:semiHidden/>
    <w:unhideWhenUsed/>
    <w:rsid w:val="00FD0C8C"/>
    <w:rPr>
      <w:color w:val="800080" w:themeColor="followedHyperlink"/>
      <w:u w:val="single"/>
    </w:rPr>
  </w:style>
  <w:style w:type="paragraph" w:customStyle="1" w:styleId="paragraph">
    <w:name w:val="paragraph"/>
    <w:basedOn w:val="Normal"/>
    <w:rsid w:val="00DA715C"/>
    <w:pPr>
      <w:spacing w:before="100" w:beforeAutospacing="1" w:after="100" w:afterAutospacing="1"/>
    </w:pPr>
    <w:rPr>
      <w:rFonts w:ascii="Times New Roman" w:hAnsi="Times New Roman" w:cs="Times New Roman"/>
      <w:sz w:val="20"/>
      <w:szCs w:val="20"/>
    </w:rPr>
  </w:style>
  <w:style w:type="character" w:styleId="LineNumber">
    <w:name w:val="line number"/>
    <w:basedOn w:val="DefaultParagraphFont"/>
    <w:uiPriority w:val="99"/>
    <w:semiHidden/>
    <w:unhideWhenUsed/>
    <w:rsid w:val="00C22B37"/>
  </w:style>
  <w:style w:type="character" w:styleId="PlaceholderText">
    <w:name w:val="Placeholder Text"/>
    <w:basedOn w:val="DefaultParagraphFont"/>
    <w:uiPriority w:val="99"/>
    <w:semiHidden/>
    <w:rsid w:val="007E6A6F"/>
    <w:rPr>
      <w:color w:val="808080"/>
    </w:rPr>
  </w:style>
  <w:style w:type="paragraph" w:styleId="Header">
    <w:name w:val="header"/>
    <w:basedOn w:val="Normal"/>
    <w:link w:val="HeaderChar"/>
    <w:uiPriority w:val="99"/>
    <w:unhideWhenUsed/>
    <w:rsid w:val="003E6A6F"/>
    <w:pPr>
      <w:tabs>
        <w:tab w:val="center" w:pos="4320"/>
        <w:tab w:val="right" w:pos="8640"/>
      </w:tabs>
    </w:pPr>
  </w:style>
  <w:style w:type="character" w:customStyle="1" w:styleId="HeaderChar">
    <w:name w:val="Header Char"/>
    <w:basedOn w:val="DefaultParagraphFont"/>
    <w:link w:val="Header"/>
    <w:uiPriority w:val="99"/>
    <w:rsid w:val="003E6A6F"/>
  </w:style>
  <w:style w:type="paragraph" w:styleId="Footer">
    <w:name w:val="footer"/>
    <w:basedOn w:val="Normal"/>
    <w:link w:val="FooterChar"/>
    <w:uiPriority w:val="99"/>
    <w:unhideWhenUsed/>
    <w:rsid w:val="003E6A6F"/>
    <w:pPr>
      <w:tabs>
        <w:tab w:val="center" w:pos="4320"/>
        <w:tab w:val="right" w:pos="8640"/>
      </w:tabs>
    </w:pPr>
  </w:style>
  <w:style w:type="character" w:customStyle="1" w:styleId="FooterChar">
    <w:name w:val="Footer Char"/>
    <w:basedOn w:val="DefaultParagraphFont"/>
    <w:link w:val="Footer"/>
    <w:uiPriority w:val="99"/>
    <w:rsid w:val="003E6A6F"/>
  </w:style>
  <w:style w:type="paragraph" w:styleId="FootnoteText">
    <w:name w:val="footnote text"/>
    <w:basedOn w:val="Normal"/>
    <w:link w:val="FootnoteTextChar"/>
    <w:uiPriority w:val="99"/>
    <w:unhideWhenUsed/>
    <w:rsid w:val="007C5563"/>
    <w:rPr>
      <w:sz w:val="24"/>
      <w:szCs w:val="24"/>
    </w:rPr>
  </w:style>
  <w:style w:type="character" w:customStyle="1" w:styleId="FootnoteTextChar">
    <w:name w:val="Footnote Text Char"/>
    <w:basedOn w:val="DefaultParagraphFont"/>
    <w:link w:val="FootnoteText"/>
    <w:uiPriority w:val="99"/>
    <w:rsid w:val="007C5563"/>
    <w:rPr>
      <w:sz w:val="24"/>
      <w:szCs w:val="24"/>
    </w:rPr>
  </w:style>
  <w:style w:type="character" w:styleId="FootnoteReference">
    <w:name w:val="footnote reference"/>
    <w:basedOn w:val="DefaultParagraphFont"/>
    <w:uiPriority w:val="99"/>
    <w:unhideWhenUsed/>
    <w:rsid w:val="007C5563"/>
    <w:rPr>
      <w:vertAlign w:val="superscript"/>
    </w:rPr>
  </w:style>
  <w:style w:type="paragraph" w:styleId="Title">
    <w:name w:val="Title"/>
    <w:basedOn w:val="Normal"/>
    <w:next w:val="Normal"/>
    <w:link w:val="TitleChar"/>
    <w:uiPriority w:val="10"/>
    <w:qFormat/>
    <w:rsid w:val="00500B76"/>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500B76"/>
    <w:rPr>
      <w:rFonts w:asciiTheme="majorHAnsi" w:eastAsiaTheme="majorEastAsia" w:hAnsiTheme="majorHAnsi" w:cstheme="majorBidi"/>
      <w:color w:val="17365D" w:themeColor="text2" w:themeShade="BF"/>
      <w:spacing w:val="5"/>
      <w:kern w:val="28"/>
      <w:sz w:val="52"/>
      <w:szCs w:val="52"/>
    </w:rPr>
  </w:style>
  <w:style w:type="character" w:customStyle="1" w:styleId="Heading2Char">
    <w:name w:val="Heading 2 Char"/>
    <w:basedOn w:val="DefaultParagraphFont"/>
    <w:link w:val="Heading2"/>
    <w:uiPriority w:val="9"/>
    <w:rsid w:val="00500B76"/>
    <w:rPr>
      <w:rFonts w:asciiTheme="majorHAnsi" w:eastAsiaTheme="majorEastAsia" w:hAnsiTheme="majorHAnsi" w:cstheme="majorBidi"/>
      <w:b/>
      <w:bCs/>
      <w:color w:val="4F81BD" w:themeColor="accent1"/>
      <w:sz w:val="26"/>
      <w:szCs w:val="26"/>
    </w:rPr>
  </w:style>
  <w:style w:type="character" w:styleId="Emphasis">
    <w:name w:val="Emphasis"/>
    <w:basedOn w:val="DefaultParagraphFont"/>
    <w:uiPriority w:val="20"/>
    <w:qFormat/>
    <w:rsid w:val="00500B76"/>
    <w:rPr>
      <w:i/>
      <w:iCs/>
    </w:rPr>
  </w:style>
  <w:style w:type="character" w:styleId="PageNumber">
    <w:name w:val="page number"/>
    <w:basedOn w:val="DefaultParagraphFont"/>
    <w:uiPriority w:val="99"/>
    <w:semiHidden/>
    <w:unhideWhenUsed/>
    <w:rsid w:val="00AD32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0505548">
      <w:bodyDiv w:val="1"/>
      <w:marLeft w:val="0"/>
      <w:marRight w:val="0"/>
      <w:marTop w:val="0"/>
      <w:marBottom w:val="0"/>
      <w:divBdr>
        <w:top w:val="none" w:sz="0" w:space="0" w:color="auto"/>
        <w:left w:val="none" w:sz="0" w:space="0" w:color="auto"/>
        <w:bottom w:val="none" w:sz="0" w:space="0" w:color="auto"/>
        <w:right w:val="none" w:sz="0" w:space="0" w:color="auto"/>
      </w:divBdr>
    </w:div>
    <w:div w:id="369573422">
      <w:bodyDiv w:val="1"/>
      <w:marLeft w:val="0"/>
      <w:marRight w:val="0"/>
      <w:marTop w:val="0"/>
      <w:marBottom w:val="0"/>
      <w:divBdr>
        <w:top w:val="none" w:sz="0" w:space="0" w:color="auto"/>
        <w:left w:val="none" w:sz="0" w:space="0" w:color="auto"/>
        <w:bottom w:val="none" w:sz="0" w:space="0" w:color="auto"/>
        <w:right w:val="none" w:sz="0" w:space="0" w:color="auto"/>
      </w:divBdr>
    </w:div>
    <w:div w:id="417405781">
      <w:bodyDiv w:val="1"/>
      <w:marLeft w:val="0"/>
      <w:marRight w:val="0"/>
      <w:marTop w:val="0"/>
      <w:marBottom w:val="0"/>
      <w:divBdr>
        <w:top w:val="none" w:sz="0" w:space="0" w:color="auto"/>
        <w:left w:val="none" w:sz="0" w:space="0" w:color="auto"/>
        <w:bottom w:val="none" w:sz="0" w:space="0" w:color="auto"/>
        <w:right w:val="none" w:sz="0" w:space="0" w:color="auto"/>
      </w:divBdr>
    </w:div>
    <w:div w:id="759839542">
      <w:bodyDiv w:val="1"/>
      <w:marLeft w:val="0"/>
      <w:marRight w:val="0"/>
      <w:marTop w:val="0"/>
      <w:marBottom w:val="0"/>
      <w:divBdr>
        <w:top w:val="none" w:sz="0" w:space="0" w:color="auto"/>
        <w:left w:val="none" w:sz="0" w:space="0" w:color="auto"/>
        <w:bottom w:val="none" w:sz="0" w:space="0" w:color="auto"/>
        <w:right w:val="none" w:sz="0" w:space="0" w:color="auto"/>
      </w:divBdr>
    </w:div>
    <w:div w:id="821431543">
      <w:bodyDiv w:val="1"/>
      <w:marLeft w:val="0"/>
      <w:marRight w:val="0"/>
      <w:marTop w:val="0"/>
      <w:marBottom w:val="0"/>
      <w:divBdr>
        <w:top w:val="none" w:sz="0" w:space="0" w:color="auto"/>
        <w:left w:val="none" w:sz="0" w:space="0" w:color="auto"/>
        <w:bottom w:val="none" w:sz="0" w:space="0" w:color="auto"/>
        <w:right w:val="none" w:sz="0" w:space="0" w:color="auto"/>
      </w:divBdr>
    </w:div>
    <w:div w:id="1268394249">
      <w:bodyDiv w:val="1"/>
      <w:marLeft w:val="0"/>
      <w:marRight w:val="0"/>
      <w:marTop w:val="0"/>
      <w:marBottom w:val="0"/>
      <w:divBdr>
        <w:top w:val="none" w:sz="0" w:space="0" w:color="auto"/>
        <w:left w:val="none" w:sz="0" w:space="0" w:color="auto"/>
        <w:bottom w:val="none" w:sz="0" w:space="0" w:color="auto"/>
        <w:right w:val="none" w:sz="0" w:space="0" w:color="auto"/>
      </w:divBdr>
    </w:div>
    <w:div w:id="1685091718">
      <w:bodyDiv w:val="1"/>
      <w:marLeft w:val="0"/>
      <w:marRight w:val="0"/>
      <w:marTop w:val="0"/>
      <w:marBottom w:val="0"/>
      <w:divBdr>
        <w:top w:val="none" w:sz="0" w:space="0" w:color="auto"/>
        <w:left w:val="none" w:sz="0" w:space="0" w:color="auto"/>
        <w:bottom w:val="none" w:sz="0" w:space="0" w:color="auto"/>
        <w:right w:val="none" w:sz="0" w:space="0" w:color="auto"/>
      </w:divBdr>
    </w:div>
    <w:div w:id="1771925594">
      <w:bodyDiv w:val="1"/>
      <w:marLeft w:val="0"/>
      <w:marRight w:val="0"/>
      <w:marTop w:val="0"/>
      <w:marBottom w:val="0"/>
      <w:divBdr>
        <w:top w:val="none" w:sz="0" w:space="0" w:color="auto"/>
        <w:left w:val="none" w:sz="0" w:space="0" w:color="auto"/>
        <w:bottom w:val="none" w:sz="0" w:space="0" w:color="auto"/>
        <w:right w:val="none" w:sz="0" w:space="0" w:color="auto"/>
      </w:divBdr>
    </w:div>
    <w:div w:id="1841694835">
      <w:bodyDiv w:val="1"/>
      <w:marLeft w:val="0"/>
      <w:marRight w:val="0"/>
      <w:marTop w:val="0"/>
      <w:marBottom w:val="0"/>
      <w:divBdr>
        <w:top w:val="none" w:sz="0" w:space="0" w:color="auto"/>
        <w:left w:val="none" w:sz="0" w:space="0" w:color="auto"/>
        <w:bottom w:val="none" w:sz="0" w:space="0" w:color="auto"/>
        <w:right w:val="none" w:sz="0" w:space="0" w:color="auto"/>
      </w:divBdr>
    </w:div>
    <w:div w:id="1857229441">
      <w:bodyDiv w:val="1"/>
      <w:marLeft w:val="0"/>
      <w:marRight w:val="0"/>
      <w:marTop w:val="0"/>
      <w:marBottom w:val="0"/>
      <w:divBdr>
        <w:top w:val="none" w:sz="0" w:space="0" w:color="auto"/>
        <w:left w:val="none" w:sz="0" w:space="0" w:color="auto"/>
        <w:bottom w:val="none" w:sz="0" w:space="0" w:color="auto"/>
        <w:right w:val="none" w:sz="0" w:space="0" w:color="auto"/>
      </w:divBdr>
    </w:div>
    <w:div w:id="2108429894">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46" Type="http://schemas.openxmlformats.org/officeDocument/2006/relationships/fontTable" Target="fontTable.xml"/><Relationship Id="rId47" Type="http://schemas.openxmlformats.org/officeDocument/2006/relationships/theme" Target="theme/theme1.xml"/><Relationship Id="rId48" Type="http://schemas.microsoft.com/office/2011/relationships/commentsExtended" Target="commentsExtended.xml"/><Relationship Id="rId49" Type="http://schemas.microsoft.com/office/2016/09/relationships/commentsIds" Target="commentsIds.xml"/><Relationship Id="rId20" Type="http://schemas.openxmlformats.org/officeDocument/2006/relationships/comments" Target="comments.xml"/><Relationship Id="rId21" Type="http://schemas.openxmlformats.org/officeDocument/2006/relationships/image" Target="media/image6.emf"/><Relationship Id="rId22" Type="http://schemas.openxmlformats.org/officeDocument/2006/relationships/oleObject" Target="embeddings/oleObject6.bin"/><Relationship Id="rId23" Type="http://schemas.openxmlformats.org/officeDocument/2006/relationships/image" Target="media/image7.emf"/><Relationship Id="rId24" Type="http://schemas.openxmlformats.org/officeDocument/2006/relationships/oleObject" Target="embeddings/oleObject7.bin"/><Relationship Id="rId25" Type="http://schemas.openxmlformats.org/officeDocument/2006/relationships/image" Target="media/image8.emf"/><Relationship Id="rId26" Type="http://schemas.openxmlformats.org/officeDocument/2006/relationships/oleObject" Target="embeddings/oleObject8.bin"/><Relationship Id="rId27" Type="http://schemas.openxmlformats.org/officeDocument/2006/relationships/image" Target="media/image9.emf"/><Relationship Id="rId28" Type="http://schemas.openxmlformats.org/officeDocument/2006/relationships/oleObject" Target="embeddings/oleObject9.bin"/><Relationship Id="rId29" Type="http://schemas.openxmlformats.org/officeDocument/2006/relationships/image" Target="media/image10.emf"/><Relationship Id="rId50" Type="http://schemas.microsoft.com/office/2011/relationships/people" Target="people.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30" Type="http://schemas.openxmlformats.org/officeDocument/2006/relationships/oleObject" Target="embeddings/oleObject10.bin"/><Relationship Id="rId31" Type="http://schemas.openxmlformats.org/officeDocument/2006/relationships/image" Target="media/image11.png"/><Relationship Id="rId32" Type="http://schemas.openxmlformats.org/officeDocument/2006/relationships/image" Target="media/image12.jpeg"/><Relationship Id="rId9" Type="http://schemas.openxmlformats.org/officeDocument/2006/relationships/hyperlink" Target="mailto:karunesh.ganguly@ucsf.edu" TargetMode="Externa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33" Type="http://schemas.openxmlformats.org/officeDocument/2006/relationships/image" Target="media/image13.emf"/><Relationship Id="rId34" Type="http://schemas.openxmlformats.org/officeDocument/2006/relationships/oleObject" Target="embeddings/oleObject11.bin"/><Relationship Id="rId35" Type="http://schemas.openxmlformats.org/officeDocument/2006/relationships/image" Target="media/image14.emf"/><Relationship Id="rId36" Type="http://schemas.openxmlformats.org/officeDocument/2006/relationships/oleObject" Target="embeddings/oleObject12.bin"/><Relationship Id="rId10" Type="http://schemas.openxmlformats.org/officeDocument/2006/relationships/image" Target="media/image1.emf"/><Relationship Id="rId11" Type="http://schemas.openxmlformats.org/officeDocument/2006/relationships/oleObject" Target="embeddings/oleObject1.bin"/><Relationship Id="rId12" Type="http://schemas.openxmlformats.org/officeDocument/2006/relationships/image" Target="media/image2.emf"/><Relationship Id="rId13" Type="http://schemas.openxmlformats.org/officeDocument/2006/relationships/oleObject" Target="embeddings/oleObject2.bin"/><Relationship Id="rId14" Type="http://schemas.openxmlformats.org/officeDocument/2006/relationships/image" Target="media/image3.emf"/><Relationship Id="rId15" Type="http://schemas.openxmlformats.org/officeDocument/2006/relationships/oleObject" Target="embeddings/oleObject3.bin"/><Relationship Id="rId16" Type="http://schemas.openxmlformats.org/officeDocument/2006/relationships/image" Target="media/image4.emf"/><Relationship Id="rId17" Type="http://schemas.openxmlformats.org/officeDocument/2006/relationships/oleObject" Target="embeddings/oleObject4.bin"/><Relationship Id="rId18" Type="http://schemas.openxmlformats.org/officeDocument/2006/relationships/image" Target="media/image5.emf"/><Relationship Id="rId19" Type="http://schemas.openxmlformats.org/officeDocument/2006/relationships/oleObject" Target="embeddings/oleObject5.bin"/><Relationship Id="rId37" Type="http://schemas.openxmlformats.org/officeDocument/2006/relationships/image" Target="media/image15.jpeg"/><Relationship Id="rId38" Type="http://schemas.openxmlformats.org/officeDocument/2006/relationships/image" Target="media/image16.jpeg"/><Relationship Id="rId39" Type="http://schemas.openxmlformats.org/officeDocument/2006/relationships/image" Target="media/image17.jpeg"/><Relationship Id="rId40" Type="http://schemas.openxmlformats.org/officeDocument/2006/relationships/image" Target="media/image18.jpeg"/><Relationship Id="rId41" Type="http://schemas.openxmlformats.org/officeDocument/2006/relationships/image" Target="media/image19.jpeg"/><Relationship Id="rId42" Type="http://schemas.openxmlformats.org/officeDocument/2006/relationships/image" Target="media/image20.jpeg"/><Relationship Id="rId43" Type="http://schemas.openxmlformats.org/officeDocument/2006/relationships/image" Target="media/image21.emf"/><Relationship Id="rId44" Type="http://schemas.openxmlformats.org/officeDocument/2006/relationships/footer" Target="footer1.xml"/><Relationship Id="rId45"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781ADC-5089-B149-817E-EB31FCB56D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380</TotalTime>
  <Pages>27</Pages>
  <Words>45927</Words>
  <Characters>261784</Characters>
  <Application>Microsoft Macintosh Word</Application>
  <DocSecurity>0</DocSecurity>
  <Lines>2181</Lines>
  <Paragraphs>614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307097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dc:creator>
  <cp:keywords/>
  <dc:description/>
  <cp:lastModifiedBy>Daniel</cp:lastModifiedBy>
  <cp:revision>89</cp:revision>
  <dcterms:created xsi:type="dcterms:W3CDTF">2018-11-08T18:09:00Z</dcterms:created>
  <dcterms:modified xsi:type="dcterms:W3CDTF">2018-11-09T23:45:00Z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35585d2c-b79c-3821-89ae-cc52484b27c5</vt:lpwstr>
  </property>
  <property fmtid="{D5CDD505-2E9C-101B-9397-08002B2CF9AE}" pid="4" name="Mendeley Citation Style_1">
    <vt:lpwstr>http://www.zotero.org/styles/american-sociological-association</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16th edition (author-date)</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(author-date)</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7th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MTMacEqns">
    <vt:bool>true</vt:bool>
  </property>
</Properties>
</file>